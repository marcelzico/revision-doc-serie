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1D719" w14:textId="2C2F6C66" w:rsidR="005102F3" w:rsidRDefault="005102F3">
      <w:pPr>
        <w:pStyle w:val="Titre1"/>
        <w:pPrChange w:id="1" w:author="ZICO" w:date="2026-02-26T12:21:00Z">
          <w:pPr>
            <w:pStyle w:val="Titre"/>
          </w:pPr>
        </w:pPrChange>
      </w:pPr>
      <w:bookmarkStart w:id="2" w:name="_Toc98155117"/>
      <w:r>
        <w:t>ECHANGE TRANSFUSIONNEL</w:t>
      </w:r>
      <w:bookmarkEnd w:id="2"/>
      <w:ins w:id="3" w:author="ZICO" w:date="2026-09-12T20:03:00Z">
        <w:r w:rsidR="00F31B7E">
          <w:t xml:space="preserve"> </w:t>
        </w:r>
        <w:r w:rsidR="00F31B7E">
          <w:t xml:space="preserve"> (QE)</w:t>
        </w:r>
      </w:ins>
    </w:p>
    <w:p w14:paraId="61D5AF33" w14:textId="77777777" w:rsidR="005102F3" w:rsidRDefault="005102F3" w:rsidP="006D5D6C">
      <w:pPr>
        <w:pStyle w:val="Titre2"/>
      </w:pPr>
      <w:bookmarkStart w:id="4" w:name="_Toc98155118"/>
      <w:r>
        <w:t>Définition</w:t>
      </w:r>
      <w:bookmarkEnd w:id="4"/>
    </w:p>
    <w:p w14:paraId="5DAF1E8D" w14:textId="5C3A0529" w:rsidR="005102F3" w:rsidDel="00DD34C8" w:rsidRDefault="005102F3" w:rsidP="005102F3">
      <w:pPr>
        <w:numPr>
          <w:ilvl w:val="0"/>
          <w:numId w:val="89"/>
        </w:numPr>
        <w:rPr>
          <w:del w:id="5" w:author="ZICO" w:date="2026-02-22T07:47:00Z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Acte qui associe une soustraction de </w:t>
      </w:r>
      <w:del w:id="6" w:author="ZICO" w:date="2026-02-22T07:47:00Z">
        <w:r w:rsidDel="00DD34C8">
          <w:rPr>
            <w:rFonts w:ascii="Times New Roman" w:hAnsi="Times New Roman" w:cs="Times New Roman"/>
          </w:rPr>
          <w:delText>sang(</w:delText>
        </w:r>
      </w:del>
      <w:ins w:id="7" w:author="ZICO" w:date="2026-02-22T07:47:00Z">
        <w:r w:rsidR="00DD34C8">
          <w:rPr>
            <w:rFonts w:ascii="Times New Roman" w:hAnsi="Times New Roman" w:cs="Times New Roman"/>
          </w:rPr>
          <w:t>sang (</w:t>
        </w:r>
      </w:ins>
      <w:r>
        <w:rPr>
          <w:rFonts w:ascii="Times New Roman" w:hAnsi="Times New Roman" w:cs="Times New Roman"/>
        </w:rPr>
        <w:t>ou une partie) et une transfusion</w:t>
      </w:r>
    </w:p>
    <w:p w14:paraId="2233FE10" w14:textId="77777777" w:rsidR="005102F3" w:rsidRPr="00DD34C8" w:rsidRDefault="005102F3">
      <w:pPr>
        <w:numPr>
          <w:ilvl w:val="0"/>
          <w:numId w:val="89"/>
        </w:numPr>
        <w:rPr>
          <w:rFonts w:ascii="Times New Roman" w:hAnsi="Times New Roman" w:cs="Times New Roman"/>
        </w:rPr>
        <w:pPrChange w:id="8" w:author="ZICO" w:date="2026-02-22T07:47:00Z">
          <w:pPr/>
        </w:pPrChange>
      </w:pPr>
    </w:p>
    <w:p w14:paraId="3FA66270" w14:textId="77777777" w:rsidR="005102F3" w:rsidRDefault="005102F3" w:rsidP="006D5D6C">
      <w:pPr>
        <w:pStyle w:val="Titre2"/>
      </w:pPr>
      <w:bookmarkStart w:id="9" w:name="_Toc98155119"/>
      <w:r>
        <w:t>Indications</w:t>
      </w:r>
      <w:bookmarkEnd w:id="9"/>
    </w:p>
    <w:p w14:paraId="6D1B261F" w14:textId="77777777" w:rsidR="005102F3" w:rsidRDefault="005102F3" w:rsidP="005102F3">
      <w:pPr>
        <w:numPr>
          <w:ilvl w:val="0"/>
          <w:numId w:val="9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Soustraire du sang un contenu qui pourrait être dangereux ou nuisible pour l'organisme</w:t>
      </w:r>
    </w:p>
    <w:p w14:paraId="45925F62" w14:textId="77777777" w:rsidR="005102F3" w:rsidRDefault="005102F3" w:rsidP="005102F3">
      <w:pPr>
        <w:numPr>
          <w:ilvl w:val="1"/>
          <w:numId w:val="9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cellules sanguines</w:t>
      </w:r>
    </w:p>
    <w:p w14:paraId="1B6210A4" w14:textId="17E5F1B4" w:rsidR="005102F3" w:rsidRDefault="005102F3" w:rsidP="005102F3">
      <w:pPr>
        <w:numPr>
          <w:ilvl w:val="2"/>
          <w:numId w:val="9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Drépanocytes</w:t>
      </w:r>
      <w:ins w:id="10" w:author="ZICO" w:date="2026-02-22T07:47:00Z">
        <w:r w:rsidR="00DD34C8">
          <w:rPr>
            <w:rFonts w:ascii="Times New Roman" w:hAnsi="Times New Roman" w:cs="Times New Roman"/>
            <w:b/>
            <w:bCs/>
          </w:rPr>
          <w:t xml:space="preserve"> </w:t>
        </w:r>
      </w:ins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  <w:i/>
          <w:iCs/>
        </w:rPr>
        <w:t>drépanocytose</w:t>
      </w:r>
      <w:ins w:id="11" w:author="ZICO" w:date="2026-02-22T07:47:00Z">
        <w:r w:rsidR="00DD34C8">
          <w:rPr>
            <w:rFonts w:ascii="Times New Roman" w:hAnsi="Times New Roman" w:cs="Times New Roman"/>
            <w:b/>
            <w:bCs/>
            <w:i/>
            <w:iCs/>
          </w:rPr>
          <w:t xml:space="preserve"> </w:t>
        </w:r>
      </w:ins>
      <w:r>
        <w:rPr>
          <w:rFonts w:ascii="Times New Roman" w:hAnsi="Times New Roman" w:cs="Times New Roman"/>
          <w:b/>
          <w:bCs/>
          <w:i/>
          <w:iCs/>
        </w:rPr>
        <w:t>: parmi les premières indications de l'échange transfusionnel</w:t>
      </w:r>
      <w:del w:id="12" w:author="ZICO" w:date="2026-02-22T07:47:00Z">
        <w:r w:rsidDel="00DD34C8">
          <w:rPr>
            <w:rFonts w:ascii="Times New Roman" w:hAnsi="Times New Roman" w:cs="Times New Roman"/>
            <w:b/>
            <w:bCs/>
            <w:i/>
            <w:iCs/>
          </w:rPr>
          <w:delText xml:space="preserve">) </w:delText>
        </w:r>
        <w:r w:rsidDel="00DD34C8">
          <w:rPr>
            <w:rFonts w:ascii="Times New Roman" w:hAnsi="Times New Roman" w:cs="Times New Roman"/>
          </w:rPr>
          <w:delText>,</w:delText>
        </w:r>
      </w:del>
      <w:ins w:id="13" w:author="ZICO" w:date="2026-02-22T07:47:00Z">
        <w:r w:rsidR="00DD34C8">
          <w:rPr>
            <w:rFonts w:ascii="Times New Roman" w:hAnsi="Times New Roman" w:cs="Times New Roman"/>
            <w:b/>
            <w:bCs/>
            <w:i/>
            <w:iCs/>
          </w:rPr>
          <w:t>),</w:t>
        </w:r>
      </w:ins>
      <w:r>
        <w:rPr>
          <w:rFonts w:ascii="Times New Roman" w:hAnsi="Times New Roman" w:cs="Times New Roman"/>
        </w:rPr>
        <w:t xml:space="preserve"> cellules leucémiques</w:t>
      </w:r>
    </w:p>
    <w:p w14:paraId="1C25157C" w14:textId="77777777" w:rsidR="005102F3" w:rsidRDefault="005102F3" w:rsidP="005102F3">
      <w:pPr>
        <w:numPr>
          <w:ilvl w:val="1"/>
          <w:numId w:val="9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contenu du plasma</w:t>
      </w:r>
    </w:p>
    <w:p w14:paraId="55B5E879" w14:textId="22CBCF7B" w:rsidR="005102F3" w:rsidRDefault="005102F3" w:rsidP="005102F3">
      <w:pPr>
        <w:numPr>
          <w:ilvl w:val="2"/>
          <w:numId w:val="90"/>
        </w:numPr>
        <w:rPr>
          <w:rFonts w:ascii="Times New Roman" w:hAnsi="Times New Roman" w:cs="Times New Roman"/>
        </w:rPr>
      </w:pPr>
      <w:del w:id="14" w:author="ZICO" w:date="2026-02-22T07:47:00Z">
        <w:r w:rsidDel="00DD34C8">
          <w:rPr>
            <w:rFonts w:ascii="Times New Roman" w:hAnsi="Times New Roman" w:cs="Times New Roman"/>
          </w:rPr>
          <w:delText>Anticorps(</w:delText>
        </w:r>
      </w:del>
      <w:ins w:id="15" w:author="ZICO" w:date="2026-02-22T07:47:00Z">
        <w:r w:rsidR="00DD34C8">
          <w:rPr>
            <w:rFonts w:ascii="Times New Roman" w:hAnsi="Times New Roman" w:cs="Times New Roman"/>
          </w:rPr>
          <w:t>Anticorps (</w:t>
        </w:r>
      </w:ins>
      <w:r>
        <w:rPr>
          <w:rFonts w:ascii="Times New Roman" w:hAnsi="Times New Roman" w:cs="Times New Roman"/>
          <w:i/>
          <w:iCs/>
        </w:rPr>
        <w:t xml:space="preserve">incompatibilité </w:t>
      </w:r>
      <w:del w:id="16" w:author="ZICO" w:date="2026-02-22T07:47:00Z">
        <w:r w:rsidDel="00DD34C8">
          <w:rPr>
            <w:rFonts w:ascii="Times New Roman" w:hAnsi="Times New Roman" w:cs="Times New Roman"/>
            <w:i/>
            <w:iCs/>
          </w:rPr>
          <w:delText>foeto-maternel</w:delText>
        </w:r>
      </w:del>
      <w:ins w:id="17" w:author="ZICO" w:date="2026-02-22T07:47:00Z">
        <w:r w:rsidR="00DD34C8">
          <w:rPr>
            <w:rFonts w:ascii="Times New Roman" w:hAnsi="Times New Roman" w:cs="Times New Roman"/>
            <w:i/>
            <w:iCs/>
          </w:rPr>
          <w:t>fœto-maternel</w:t>
        </w:r>
      </w:ins>
      <w:r>
        <w:rPr>
          <w:rFonts w:ascii="Times New Roman" w:hAnsi="Times New Roman" w:cs="Times New Roman"/>
          <w:i/>
          <w:iCs/>
        </w:rPr>
        <w:t>)</w:t>
      </w:r>
      <w:del w:id="18" w:author="ZICO" w:date="2026-02-22T07:47:00Z">
        <w:r w:rsidDel="00DD34C8">
          <w:rPr>
            <w:rFonts w:ascii="Times New Roman" w:hAnsi="Times New Roman" w:cs="Times New Roman"/>
            <w:i/>
            <w:iCs/>
          </w:rPr>
          <w:delText xml:space="preserve"> </w:delText>
        </w:r>
      </w:del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bilirubine(</w:t>
      </w:r>
      <w:proofErr w:type="gramEnd"/>
      <w:r>
        <w:rPr>
          <w:rFonts w:ascii="Times New Roman" w:hAnsi="Times New Roman" w:cs="Times New Roman"/>
        </w:rPr>
        <w:t>IFP )</w:t>
      </w:r>
      <w:del w:id="19" w:author="ZICO" w:date="2026-02-22T07:48:00Z">
        <w:r w:rsidDel="00DD34C8">
          <w:rPr>
            <w:rFonts w:ascii="Times New Roman" w:hAnsi="Times New Roman" w:cs="Times New Roman"/>
          </w:rPr>
          <w:delText xml:space="preserve"> </w:delText>
        </w:r>
      </w:del>
      <w:r>
        <w:rPr>
          <w:rFonts w:ascii="Times New Roman" w:hAnsi="Times New Roman" w:cs="Times New Roman"/>
        </w:rPr>
        <w:t>, toxique (</w:t>
      </w:r>
      <w:r>
        <w:rPr>
          <w:rFonts w:ascii="Times New Roman" w:hAnsi="Times New Roman" w:cs="Times New Roman"/>
          <w:i/>
          <w:iCs/>
        </w:rPr>
        <w:t xml:space="preserve">intoxication) </w:t>
      </w:r>
    </w:p>
    <w:p w14:paraId="3EA44D2A" w14:textId="77777777" w:rsidR="005102F3" w:rsidRDefault="005102F3" w:rsidP="005102F3">
      <w:pPr>
        <w:numPr>
          <w:ilvl w:val="1"/>
          <w:numId w:val="9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sang en totalité</w:t>
      </w:r>
    </w:p>
    <w:p w14:paraId="40310A9E" w14:textId="77777777" w:rsidR="005102F3" w:rsidRDefault="005102F3" w:rsidP="005102F3">
      <w:pPr>
        <w:numPr>
          <w:ilvl w:val="2"/>
          <w:numId w:val="9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Absence de plaquettes ou de facteurs de coagulation</w:t>
      </w:r>
    </w:p>
    <w:p w14:paraId="34711861" w14:textId="77777777" w:rsidR="005102F3" w:rsidRDefault="005102F3" w:rsidP="005102F3">
      <w:pPr>
        <w:rPr>
          <w:rFonts w:ascii="Times New Roman" w:hAnsi="Times New Roman" w:cs="Times New Roman"/>
        </w:rPr>
      </w:pPr>
    </w:p>
    <w:p w14:paraId="71C117ED" w14:textId="77777777" w:rsidR="005102F3" w:rsidRDefault="005102F3" w:rsidP="006D5D6C">
      <w:pPr>
        <w:pStyle w:val="Titre2"/>
      </w:pPr>
      <w:bookmarkStart w:id="20" w:name="_Toc98155120"/>
      <w:r>
        <w:t>METHODES</w:t>
      </w:r>
      <w:bookmarkEnd w:id="20"/>
      <w:r>
        <w:t xml:space="preserve"> </w:t>
      </w:r>
    </w:p>
    <w:p w14:paraId="17BFE55F" w14:textId="77777777" w:rsidR="005102F3" w:rsidRDefault="005102F3" w:rsidP="005102F3">
      <w:pPr>
        <w:numPr>
          <w:ilvl w:val="0"/>
          <w:numId w:val="9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Manuelle</w:t>
      </w:r>
    </w:p>
    <w:p w14:paraId="37CF342C" w14:textId="77777777" w:rsidR="005102F3" w:rsidDel="00DD34C8" w:rsidRDefault="005102F3" w:rsidP="005102F3">
      <w:pPr>
        <w:numPr>
          <w:ilvl w:val="0"/>
          <w:numId w:val="91"/>
        </w:numPr>
        <w:rPr>
          <w:del w:id="21" w:author="ZICO" w:date="2026-02-22T07:48:00Z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Utilisant un appareil (aphérèse) </w:t>
      </w:r>
    </w:p>
    <w:p w14:paraId="23113A7A" w14:textId="77777777" w:rsidR="005102F3" w:rsidRPr="00DD34C8" w:rsidDel="00DD34C8" w:rsidRDefault="005102F3">
      <w:pPr>
        <w:numPr>
          <w:ilvl w:val="0"/>
          <w:numId w:val="91"/>
        </w:numPr>
        <w:rPr>
          <w:del w:id="22" w:author="ZICO" w:date="2026-02-22T07:48:00Z"/>
          <w:rFonts w:ascii="Times New Roman" w:hAnsi="Times New Roman" w:cs="Times New Roman"/>
          <w:rPrChange w:id="23" w:author="ZICO" w:date="2026-02-22T07:48:00Z">
            <w:rPr>
              <w:del w:id="24" w:author="ZICO" w:date="2026-02-22T07:48:00Z"/>
            </w:rPr>
          </w:rPrChange>
        </w:rPr>
        <w:pPrChange w:id="25" w:author="ZICO" w:date="2026-02-22T07:48:00Z">
          <w:pPr/>
        </w:pPrChange>
      </w:pPr>
    </w:p>
    <w:p w14:paraId="66FD2087" w14:textId="77777777" w:rsidR="005102F3" w:rsidDel="00DD34C8" w:rsidRDefault="005102F3">
      <w:pPr>
        <w:rPr>
          <w:del w:id="26" w:author="ZICO" w:date="2026-02-22T07:48:00Z"/>
        </w:rPr>
      </w:pPr>
    </w:p>
    <w:p w14:paraId="58DF9B99" w14:textId="77777777" w:rsidR="006D5D6C" w:rsidDel="00DD34C8" w:rsidRDefault="006D5D6C">
      <w:pPr>
        <w:rPr>
          <w:del w:id="27" w:author="ZICO" w:date="2026-02-22T07:48:00Z"/>
        </w:rPr>
        <w:pPrChange w:id="28" w:author="ZICO" w:date="2026-02-22T07:48:00Z">
          <w:pPr>
            <w:pStyle w:val="Titre2"/>
          </w:pPr>
        </w:pPrChange>
      </w:pPr>
    </w:p>
    <w:p w14:paraId="4AC26698" w14:textId="77777777" w:rsidR="006D5D6C" w:rsidRDefault="006D5D6C">
      <w:pPr>
        <w:numPr>
          <w:ilvl w:val="0"/>
          <w:numId w:val="91"/>
        </w:numPr>
        <w:pPrChange w:id="29" w:author="ZICO" w:date="2026-02-22T07:48:00Z">
          <w:pPr>
            <w:pStyle w:val="Titre2"/>
          </w:pPr>
        </w:pPrChange>
      </w:pPr>
    </w:p>
    <w:p w14:paraId="17D5BC74" w14:textId="7B1A7C99" w:rsidR="005102F3" w:rsidRDefault="005102F3" w:rsidP="006D5D6C">
      <w:pPr>
        <w:pStyle w:val="Titre2"/>
      </w:pPr>
      <w:bookmarkStart w:id="30" w:name="_Toc98155121"/>
      <w:r>
        <w:t>COMPLICATIONS</w:t>
      </w:r>
      <w:r w:rsidR="006D5D6C">
        <w:t xml:space="preserve"> DE LA TRANSFUSION SANGUINE</w:t>
      </w:r>
      <w:bookmarkEnd w:id="30"/>
    </w:p>
    <w:p w14:paraId="7DAB66B5" w14:textId="77777777" w:rsidR="005102F3" w:rsidRDefault="005102F3" w:rsidP="00510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Transfusion potentiellement grave par des complications</w:t>
      </w:r>
    </w:p>
    <w:p w14:paraId="33903347" w14:textId="77777777" w:rsidR="005102F3" w:rsidRDefault="005102F3" w:rsidP="005102F3">
      <w:pPr>
        <w:numPr>
          <w:ilvl w:val="0"/>
          <w:numId w:val="9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Accidents immunologiques</w:t>
      </w:r>
    </w:p>
    <w:p w14:paraId="3E0BF8A5" w14:textId="77777777" w:rsidR="005102F3" w:rsidRDefault="005102F3" w:rsidP="005102F3">
      <w:pPr>
        <w:numPr>
          <w:ilvl w:val="0"/>
          <w:numId w:val="9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Complications infectieuses</w:t>
      </w:r>
    </w:p>
    <w:p w14:paraId="6C4EA137" w14:textId="77777777" w:rsidR="005102F3" w:rsidRDefault="005102F3" w:rsidP="005102F3">
      <w:pPr>
        <w:numPr>
          <w:ilvl w:val="0"/>
          <w:numId w:val="9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Accidents de surcharge</w:t>
      </w:r>
    </w:p>
    <w:p w14:paraId="1F8B9B91" w14:textId="77777777" w:rsidR="005102F3" w:rsidRDefault="005102F3" w:rsidP="005102F3">
      <w:pPr>
        <w:rPr>
          <w:rFonts w:ascii="Times New Roman" w:hAnsi="Times New Roman" w:cs="Times New Roman"/>
        </w:rPr>
      </w:pPr>
    </w:p>
    <w:p w14:paraId="49DBC265" w14:textId="77777777" w:rsidR="005102F3" w:rsidRDefault="005102F3" w:rsidP="006D5D6C">
      <w:pPr>
        <w:pStyle w:val="Titre3"/>
      </w:pPr>
      <w:bookmarkStart w:id="31" w:name="_Toc98155122"/>
      <w:r>
        <w:t>COMPLICATIONS IMMUNOLOGIQUES</w:t>
      </w:r>
      <w:bookmarkEnd w:id="31"/>
    </w:p>
    <w:p w14:paraId="0EBD89CA" w14:textId="77777777" w:rsidR="005102F3" w:rsidRDefault="005102F3" w:rsidP="005102F3">
      <w:pPr>
        <w:numPr>
          <w:ilvl w:val="0"/>
          <w:numId w:val="9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transfusion d'une poche de sang apporte plusieurs types d'antigènes</w:t>
      </w:r>
    </w:p>
    <w:p w14:paraId="185BCFD8" w14:textId="77777777" w:rsidR="005102F3" w:rsidRDefault="005102F3" w:rsidP="005102F3">
      <w:pPr>
        <w:numPr>
          <w:ilvl w:val="1"/>
          <w:numId w:val="9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 érythrocytaires</w:t>
      </w:r>
    </w:p>
    <w:p w14:paraId="1541538F" w14:textId="77777777" w:rsidR="005102F3" w:rsidRDefault="005102F3" w:rsidP="005102F3">
      <w:pPr>
        <w:numPr>
          <w:ilvl w:val="1"/>
          <w:numId w:val="9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 plaquettaires</w:t>
      </w:r>
    </w:p>
    <w:p w14:paraId="062F505F" w14:textId="77777777" w:rsidR="005102F3" w:rsidRDefault="005102F3" w:rsidP="005102F3">
      <w:pPr>
        <w:numPr>
          <w:ilvl w:val="1"/>
          <w:numId w:val="9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 leucocytaires</w:t>
      </w:r>
    </w:p>
    <w:p w14:paraId="602B018F" w14:textId="77777777" w:rsidR="005102F3" w:rsidRDefault="005102F3" w:rsidP="005102F3">
      <w:pPr>
        <w:numPr>
          <w:ilvl w:val="1"/>
          <w:numId w:val="9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Ag des protéines plasmatiques</w:t>
      </w:r>
    </w:p>
    <w:p w14:paraId="6CE7BBDD" w14:textId="77777777" w:rsidR="005102F3" w:rsidDel="00590923" w:rsidRDefault="005102F3" w:rsidP="005102F3">
      <w:pPr>
        <w:numPr>
          <w:ilvl w:val="0"/>
          <w:numId w:val="93"/>
        </w:numPr>
        <w:rPr>
          <w:del w:id="32" w:author="ZICO" w:date="2026-02-22T07:50:00Z"/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rencontre avec un anticorps du receveur provoque un conflit immunologique</w:t>
      </w:r>
    </w:p>
    <w:p w14:paraId="111F033A" w14:textId="77777777" w:rsidR="005102F3" w:rsidRPr="00590923" w:rsidRDefault="005102F3">
      <w:pPr>
        <w:numPr>
          <w:ilvl w:val="0"/>
          <w:numId w:val="93"/>
        </w:numPr>
        <w:rPr>
          <w:rFonts w:ascii="Times New Roman" w:eastAsia="Times New Roman" w:hAnsi="Times New Roman" w:cs="Times New Roman"/>
        </w:rPr>
        <w:pPrChange w:id="33" w:author="ZICO" w:date="2026-02-22T07:50:00Z">
          <w:pPr/>
        </w:pPrChange>
      </w:pPr>
    </w:p>
    <w:p w14:paraId="6DCB77F2" w14:textId="77777777" w:rsidR="005102F3" w:rsidRPr="00A24DD5" w:rsidRDefault="005102F3">
      <w:pPr>
        <w:pStyle w:val="Titre4"/>
        <w:pPrChange w:id="34" w:author="ZICO" w:date="2026-02-22T07:49:00Z">
          <w:pPr>
            <w:numPr>
              <w:numId w:val="94"/>
            </w:numPr>
            <w:ind w:left="720" w:hanging="360"/>
          </w:pPr>
        </w:pPrChange>
      </w:pPr>
      <w:r w:rsidRPr="00A24DD5">
        <w:t xml:space="preserve">Conflit Ag GR- </w:t>
      </w:r>
      <w:proofErr w:type="gramStart"/>
      <w:r w:rsidRPr="00A24DD5">
        <w:t>Ac:</w:t>
      </w:r>
      <w:proofErr w:type="gramEnd"/>
      <w:r w:rsidRPr="00A24DD5">
        <w:t xml:space="preserve"> hémolyse</w:t>
      </w:r>
    </w:p>
    <w:p w14:paraId="31C581BD" w14:textId="77777777" w:rsidR="005102F3" w:rsidRDefault="005102F3">
      <w:pPr>
        <w:pStyle w:val="Titre5"/>
        <w:pPrChange w:id="35" w:author="ZICO" w:date="2026-02-22T07:50:00Z">
          <w:pPr>
            <w:numPr>
              <w:ilvl w:val="1"/>
              <w:numId w:val="94"/>
            </w:numPr>
            <w:ind w:left="1080" w:hanging="360"/>
          </w:pPr>
        </w:pPrChange>
      </w:pPr>
      <w:r>
        <w:t>Causes</w:t>
      </w:r>
    </w:p>
    <w:p w14:paraId="010F0F33" w14:textId="77777777" w:rsidR="005102F3" w:rsidRDefault="005102F3" w:rsidP="005102F3">
      <w:pPr>
        <w:numPr>
          <w:ilvl w:val="2"/>
          <w:numId w:val="9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Erreur de groupage (test de compatibilité ultime au lit +++) </w:t>
      </w:r>
    </w:p>
    <w:p w14:paraId="39C6BB58" w14:textId="77777777" w:rsidR="005102F3" w:rsidRDefault="005102F3" w:rsidP="005102F3">
      <w:pPr>
        <w:numPr>
          <w:ilvl w:val="2"/>
          <w:numId w:val="9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Sang du donneur porteur d'Ag (Rh, Kell, Duffy) que le receveur ne possède pas avec une immunisation préalable (par transfusion, grossesse) </w:t>
      </w:r>
    </w:p>
    <w:p w14:paraId="180DF211" w14:textId="77777777" w:rsidR="005102F3" w:rsidRDefault="005102F3">
      <w:pPr>
        <w:pStyle w:val="Titre5"/>
        <w:pPrChange w:id="36" w:author="ZICO" w:date="2026-02-22T07:50:00Z">
          <w:pPr>
            <w:numPr>
              <w:ilvl w:val="1"/>
              <w:numId w:val="94"/>
            </w:numPr>
            <w:ind w:left="1080" w:hanging="360"/>
          </w:pPr>
        </w:pPrChange>
      </w:pPr>
      <w:r>
        <w:t>Clinique</w:t>
      </w:r>
    </w:p>
    <w:p w14:paraId="6A0C45F9" w14:textId="77777777" w:rsidR="005102F3" w:rsidRDefault="005102F3" w:rsidP="005102F3">
      <w:pPr>
        <w:numPr>
          <w:ilvl w:val="2"/>
          <w:numId w:val="9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Céphalée, angoisse</w:t>
      </w:r>
    </w:p>
    <w:p w14:paraId="73E54C74" w14:textId="77777777" w:rsidR="005102F3" w:rsidRDefault="005102F3" w:rsidP="005102F3">
      <w:pPr>
        <w:numPr>
          <w:ilvl w:val="2"/>
          <w:numId w:val="9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Vomissement</w:t>
      </w:r>
    </w:p>
    <w:p w14:paraId="3EB2E6AA" w14:textId="4560BC39" w:rsidR="005102F3" w:rsidRDefault="005102F3" w:rsidP="005102F3">
      <w:pPr>
        <w:numPr>
          <w:ilvl w:val="2"/>
          <w:numId w:val="9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Douleurs diffuses ou </w:t>
      </w:r>
      <w:r>
        <w:rPr>
          <w:rFonts w:ascii="Times New Roman" w:eastAsia="Times New Roman" w:hAnsi="Times New Roman" w:cs="Times New Roman"/>
          <w:u w:val="single"/>
        </w:rPr>
        <w:t>lombaires</w:t>
      </w:r>
      <w:ins w:id="37" w:author="ZICO" w:date="2026-02-22T07:48:00Z">
        <w:r w:rsidR="00DD34C8">
          <w:rPr>
            <w:rFonts w:ascii="Times New Roman" w:eastAsia="Times New Roman" w:hAnsi="Times New Roman" w:cs="Times New Roman"/>
            <w:u w:val="single"/>
          </w:rPr>
          <w:t xml:space="preserve"> </w:t>
        </w:r>
      </w:ins>
      <w:r>
        <w:rPr>
          <w:rFonts w:ascii="Times New Roman" w:eastAsia="Times New Roman" w:hAnsi="Times New Roman" w:cs="Times New Roman"/>
          <w:u w:val="single"/>
        </w:rPr>
        <w:t xml:space="preserve">(complexe immun au niveau des reines) </w:t>
      </w:r>
    </w:p>
    <w:p w14:paraId="7047F094" w14:textId="77777777" w:rsidR="005102F3" w:rsidRDefault="005102F3" w:rsidP="005102F3">
      <w:pPr>
        <w:numPr>
          <w:ilvl w:val="2"/>
          <w:numId w:val="9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Frissons, fièvre, chute de la TA</w:t>
      </w:r>
    </w:p>
    <w:p w14:paraId="12E56264" w14:textId="54B1D5B7" w:rsidR="005102F3" w:rsidRDefault="005102F3" w:rsidP="005102F3">
      <w:pPr>
        <w:numPr>
          <w:ilvl w:val="2"/>
          <w:numId w:val="9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u w:val="single"/>
        </w:rPr>
        <w:t>D'apparition précoce</w:t>
      </w:r>
      <w:ins w:id="38" w:author="ZICO" w:date="2026-02-22T07:48:00Z">
        <w:r w:rsidR="00DD34C8">
          <w:rPr>
            <w:rFonts w:ascii="Times New Roman" w:eastAsia="Times New Roman" w:hAnsi="Times New Roman" w:cs="Times New Roman"/>
            <w:u w:val="single"/>
          </w:rPr>
          <w:t xml:space="preserve"> </w:t>
        </w:r>
      </w:ins>
      <w:r>
        <w:rPr>
          <w:rFonts w:ascii="Times New Roman" w:eastAsia="Times New Roman" w:hAnsi="Times New Roman" w:cs="Times New Roman"/>
          <w:u w:val="single"/>
        </w:rPr>
        <w:t>(</w:t>
      </w:r>
      <w:r>
        <w:rPr>
          <w:rFonts w:ascii="Times New Roman" w:eastAsia="Times New Roman" w:hAnsi="Times New Roman" w:cs="Times New Roman"/>
          <w:i/>
          <w:iCs/>
        </w:rPr>
        <w:t xml:space="preserve">dès les premières gouttes) </w:t>
      </w:r>
    </w:p>
    <w:p w14:paraId="04FC5D4A" w14:textId="77777777" w:rsidR="005102F3" w:rsidRDefault="005102F3" w:rsidP="005102F3">
      <w:pPr>
        <w:numPr>
          <w:ilvl w:val="2"/>
          <w:numId w:val="9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Faciles à reconnaître chez le sujet conscient</w:t>
      </w:r>
    </w:p>
    <w:p w14:paraId="609393E2" w14:textId="63C69793" w:rsidR="005102F3" w:rsidRDefault="005102F3" w:rsidP="005102F3">
      <w:pPr>
        <w:numPr>
          <w:ilvl w:val="2"/>
          <w:numId w:val="9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Collapsus</w:t>
      </w:r>
      <w:ins w:id="39" w:author="ZICO" w:date="2026-02-22T07:48:00Z">
        <w:r w:rsidR="00DD34C8">
          <w:rPr>
            <w:rFonts w:ascii="Times New Roman" w:eastAsia="Times New Roman" w:hAnsi="Times New Roman" w:cs="Times New Roman"/>
          </w:rPr>
          <w:t xml:space="preserve"> </w:t>
        </w:r>
      </w:ins>
      <w:r>
        <w:rPr>
          <w:rFonts w:ascii="Times New Roman" w:eastAsia="Times New Roman" w:hAnsi="Times New Roman" w:cs="Times New Roman"/>
        </w:rPr>
        <w:t xml:space="preserve">(pour les patients sous AG, comateux) </w:t>
      </w:r>
    </w:p>
    <w:p w14:paraId="189D2131" w14:textId="2B21C261" w:rsidR="005102F3" w:rsidRDefault="005102F3">
      <w:pPr>
        <w:pStyle w:val="Titre5"/>
        <w:pPrChange w:id="40" w:author="ZICO" w:date="2026-02-22T07:50:00Z">
          <w:pPr>
            <w:numPr>
              <w:ilvl w:val="1"/>
              <w:numId w:val="94"/>
            </w:numPr>
            <w:ind w:left="1080" w:hanging="360"/>
          </w:pPr>
        </w:pPrChange>
      </w:pPr>
      <w:r>
        <w:t>Diagnostic</w:t>
      </w:r>
      <w:ins w:id="41" w:author="ZICO" w:date="2026-02-22T07:48:00Z">
        <w:r w:rsidR="00DD34C8">
          <w:t xml:space="preserve"> </w:t>
        </w:r>
      </w:ins>
      <w:r>
        <w:t>:</w:t>
      </w:r>
    </w:p>
    <w:p w14:paraId="5F0F1157" w14:textId="77777777" w:rsidR="005102F3" w:rsidRDefault="005102F3" w:rsidP="005102F3">
      <w:pPr>
        <w:numPr>
          <w:ilvl w:val="2"/>
          <w:numId w:val="9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Hémoglobinémie puis</w:t>
      </w:r>
    </w:p>
    <w:p w14:paraId="60192DD1" w14:textId="77777777" w:rsidR="005102F3" w:rsidRDefault="005102F3" w:rsidP="005102F3">
      <w:pPr>
        <w:numPr>
          <w:ilvl w:val="2"/>
          <w:numId w:val="9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Hémoglobinurie</w:t>
      </w:r>
    </w:p>
    <w:p w14:paraId="40FF8464" w14:textId="77777777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 contre Ag donneur chez le receveur</w:t>
      </w:r>
    </w:p>
    <w:p w14:paraId="2586C586" w14:textId="77777777" w:rsidR="005102F3" w:rsidRDefault="005102F3">
      <w:pPr>
        <w:pStyle w:val="Titre5"/>
        <w:pPrChange w:id="42" w:author="ZICO" w:date="2026-02-22T07:50:00Z">
          <w:pPr>
            <w:numPr>
              <w:ilvl w:val="1"/>
              <w:numId w:val="94"/>
            </w:numPr>
            <w:ind w:left="1080" w:hanging="360"/>
          </w:pPr>
        </w:pPrChange>
      </w:pPr>
      <w:r>
        <w:t>Conduite à tenir</w:t>
      </w:r>
    </w:p>
    <w:p w14:paraId="3E546D50" w14:textId="77777777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Prévention</w:t>
      </w:r>
    </w:p>
    <w:p w14:paraId="47F2626A" w14:textId="77777777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Vérifier identité du patient</w:t>
      </w:r>
    </w:p>
    <w:p w14:paraId="38B659DF" w14:textId="77777777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Correspondance groupe patient et sang à transfuser</w:t>
      </w:r>
    </w:p>
    <w:p w14:paraId="46A27FED" w14:textId="77777777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Epreuve de compatibilité</w:t>
      </w:r>
    </w:p>
    <w:p w14:paraId="63127E9D" w14:textId="77777777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Cross-match ultime au lit du malade</w:t>
      </w:r>
    </w:p>
    <w:p w14:paraId="57902CDE" w14:textId="73D4ACD4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Surveiller les premiers </w:t>
      </w:r>
      <w:del w:id="43" w:author="ZICO" w:date="2026-02-22T07:50:00Z">
        <w:r w:rsidDel="00590923">
          <w:rPr>
            <w:rFonts w:ascii="Times New Roman" w:hAnsi="Times New Roman" w:cs="Times New Roman"/>
          </w:rPr>
          <w:delText>millilitres(</w:delText>
        </w:r>
      </w:del>
      <w:ins w:id="44" w:author="ZICO" w:date="2026-02-22T07:50:00Z">
        <w:r w:rsidR="00590923">
          <w:rPr>
            <w:rFonts w:ascii="Times New Roman" w:hAnsi="Times New Roman" w:cs="Times New Roman"/>
          </w:rPr>
          <w:t>millilitres (</w:t>
        </w:r>
      </w:ins>
      <w:r>
        <w:rPr>
          <w:rFonts w:ascii="Times New Roman" w:hAnsi="Times New Roman" w:cs="Times New Roman"/>
          <w:i/>
          <w:iCs/>
        </w:rPr>
        <w:t xml:space="preserve">les signes d'hémolyse peuvent apparaître </w:t>
      </w:r>
      <w:del w:id="45" w:author="ZICO" w:date="2026-02-22T07:50:00Z">
        <w:r w:rsidDel="00590923">
          <w:rPr>
            <w:rFonts w:ascii="Times New Roman" w:hAnsi="Times New Roman" w:cs="Times New Roman"/>
            <w:i/>
            <w:iCs/>
          </w:rPr>
          <w:delText>précocément</w:delText>
        </w:r>
      </w:del>
      <w:ins w:id="46" w:author="ZICO" w:date="2026-02-22T07:50:00Z">
        <w:r w:rsidR="00590923">
          <w:rPr>
            <w:rFonts w:ascii="Times New Roman" w:hAnsi="Times New Roman" w:cs="Times New Roman"/>
            <w:i/>
            <w:iCs/>
          </w:rPr>
          <w:t xml:space="preserve">précocement </w:t>
        </w:r>
      </w:ins>
      <w:r>
        <w:rPr>
          <w:rFonts w:ascii="Times New Roman" w:hAnsi="Times New Roman" w:cs="Times New Roman"/>
          <w:i/>
          <w:iCs/>
        </w:rPr>
        <w:t xml:space="preserve">: même lors des 5 premières minutes) </w:t>
      </w:r>
    </w:p>
    <w:p w14:paraId="511626B3" w14:textId="77777777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Traitement curatif</w:t>
      </w:r>
    </w:p>
    <w:p w14:paraId="59D78A00" w14:textId="69069932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Arrêter la transfusion </w:t>
      </w:r>
      <w:del w:id="47" w:author="ZICO" w:date="2026-02-22T07:50:00Z">
        <w:r w:rsidDel="00590923">
          <w:rPr>
            <w:rFonts w:ascii="Times New Roman" w:hAnsi="Times New Roman" w:cs="Times New Roman"/>
          </w:rPr>
          <w:delText>des</w:delText>
        </w:r>
      </w:del>
      <w:ins w:id="48" w:author="ZICO" w:date="2026-02-22T07:50:00Z">
        <w:r w:rsidR="00590923">
          <w:rPr>
            <w:rFonts w:ascii="Times New Roman" w:hAnsi="Times New Roman" w:cs="Times New Roman"/>
          </w:rPr>
          <w:t>dès</w:t>
        </w:r>
      </w:ins>
      <w:r>
        <w:rPr>
          <w:rFonts w:ascii="Times New Roman" w:hAnsi="Times New Roman" w:cs="Times New Roman"/>
        </w:rPr>
        <w:t xml:space="preserve"> les premiers signes</w:t>
      </w:r>
    </w:p>
    <w:p w14:paraId="3CD60E32" w14:textId="77777777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Envoyer du sang du patient et le reste de la poche au laboratoire ou à la banque de sang</w:t>
      </w:r>
    </w:p>
    <w:p w14:paraId="7AEB7917" w14:textId="3E05FA58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del w:id="49" w:author="ZICO" w:date="2026-02-22T07:50:00Z">
        <w:r w:rsidDel="00590923">
          <w:rPr>
            <w:rFonts w:ascii="Times New Roman" w:hAnsi="Times New Roman" w:cs="Times New Roman"/>
          </w:rPr>
          <w:delText>Surveiller:</w:delText>
        </w:r>
      </w:del>
      <w:ins w:id="50" w:author="ZICO" w:date="2026-02-22T07:50:00Z">
        <w:r w:rsidR="00590923">
          <w:rPr>
            <w:rFonts w:ascii="Times New Roman" w:hAnsi="Times New Roman" w:cs="Times New Roman"/>
          </w:rPr>
          <w:t>Surveiller :</w:t>
        </w:r>
      </w:ins>
      <w:r>
        <w:rPr>
          <w:rFonts w:ascii="Times New Roman" w:hAnsi="Times New Roman" w:cs="Times New Roman"/>
        </w:rPr>
        <w:t xml:space="preserve"> TA, pouls, FR, pression veineuse centrale</w:t>
      </w:r>
    </w:p>
    <w:p w14:paraId="36915AE5" w14:textId="77777777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Eviter la survenue de choc</w:t>
      </w:r>
    </w:p>
    <w:p w14:paraId="0158E0A2" w14:textId="77777777" w:rsidR="005102F3" w:rsidRDefault="005102F3" w:rsidP="005102F3">
      <w:pPr>
        <w:numPr>
          <w:ilvl w:val="3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 du plasma ou albumine diluée ou par un substitut</w:t>
      </w:r>
    </w:p>
    <w:p w14:paraId="49AE475F" w14:textId="77777777" w:rsidR="005102F3" w:rsidRDefault="005102F3" w:rsidP="005102F3">
      <w:pPr>
        <w:numPr>
          <w:ilvl w:val="3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 la prévention de la survenue de l'acidose (par la perfusion de bicarbonate) </w:t>
      </w:r>
    </w:p>
    <w:p w14:paraId="3DF4DAE9" w14:textId="77777777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Eviter ou maîtriser la CIVD</w:t>
      </w:r>
    </w:p>
    <w:p w14:paraId="757EE1F3" w14:textId="77777777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Eviter l'insuffisance rénale</w:t>
      </w:r>
    </w:p>
    <w:p w14:paraId="1FAF2828" w14:textId="77777777" w:rsidR="005102F3" w:rsidRDefault="005102F3" w:rsidP="005102F3">
      <w:pPr>
        <w:numPr>
          <w:ilvl w:val="3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Furosémide en IV 2-4 mg/kg toutes les heures </w:t>
      </w:r>
    </w:p>
    <w:p w14:paraId="1DA44A32" w14:textId="77777777" w:rsidR="005102F3" w:rsidRDefault="005102F3" w:rsidP="005102F3">
      <w:pPr>
        <w:numPr>
          <w:ilvl w:val="3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Mannitol</w:t>
      </w:r>
    </w:p>
    <w:p w14:paraId="42BF1477" w14:textId="77777777" w:rsidR="005102F3" w:rsidRDefault="005102F3" w:rsidP="005102F3">
      <w:pPr>
        <w:numPr>
          <w:ilvl w:val="3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Transférer en réanimation néphrologique</w:t>
      </w:r>
    </w:p>
    <w:p w14:paraId="3780EAD4" w14:textId="77777777" w:rsidR="005102F3" w:rsidRDefault="005102F3" w:rsidP="005102F3">
      <w:pPr>
        <w:rPr>
          <w:rFonts w:ascii="Times New Roman" w:hAnsi="Times New Roman" w:cs="Times New Roman"/>
        </w:rPr>
      </w:pPr>
    </w:p>
    <w:p w14:paraId="67BD996F" w14:textId="636D6A58" w:rsidR="005102F3" w:rsidRDefault="005102F3">
      <w:pPr>
        <w:pStyle w:val="Titre4"/>
        <w:pPrChange w:id="51" w:author="ZICO" w:date="2026-02-22T07:49:00Z">
          <w:pPr>
            <w:numPr>
              <w:numId w:val="94"/>
            </w:numPr>
            <w:ind w:left="720" w:hanging="360"/>
          </w:pPr>
        </w:pPrChange>
      </w:pPr>
      <w:r w:rsidRPr="00A24DD5">
        <w:rPr>
          <w:bCs/>
        </w:rPr>
        <w:t xml:space="preserve">Ag/Ac anti-plaquettes </w:t>
      </w:r>
      <w:r>
        <w:t xml:space="preserve">: </w:t>
      </w:r>
      <w:del w:id="52" w:author="ZICO" w:date="2026-02-22T07:49:00Z">
        <w:r w:rsidDel="00DD34C8">
          <w:delText>Thrombopénie(</w:delText>
        </w:r>
      </w:del>
      <w:ins w:id="53" w:author="ZICO" w:date="2026-02-22T07:49:00Z">
        <w:r w:rsidR="00DD34C8">
          <w:t>Thrombopénie (</w:t>
        </w:r>
      </w:ins>
      <w:r>
        <w:rPr>
          <w:i/>
        </w:rPr>
        <w:t xml:space="preserve">thrombopénie après la transfusion) </w:t>
      </w:r>
    </w:p>
    <w:p w14:paraId="6FB43008" w14:textId="77777777" w:rsidR="005102F3" w:rsidRDefault="005102F3" w:rsidP="005102F3">
      <w:pPr>
        <w:numPr>
          <w:ilvl w:val="1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Inefficacité transfusionnelle</w:t>
      </w:r>
    </w:p>
    <w:p w14:paraId="6EA394A5" w14:textId="77777777" w:rsidR="005102F3" w:rsidRDefault="005102F3" w:rsidP="005102F3">
      <w:pPr>
        <w:numPr>
          <w:ilvl w:val="1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Baisse du taux de plaquettes</w:t>
      </w:r>
    </w:p>
    <w:p w14:paraId="148A73F5" w14:textId="77777777" w:rsidR="005102F3" w:rsidDel="00590923" w:rsidRDefault="005102F3" w:rsidP="005102F3">
      <w:pPr>
        <w:numPr>
          <w:ilvl w:val="1"/>
          <w:numId w:val="94"/>
        </w:numPr>
        <w:rPr>
          <w:del w:id="54" w:author="ZICO" w:date="2026-02-22T07:50:00Z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Syndrome hémorragique si </w:t>
      </w:r>
      <w:r>
        <w:rPr>
          <w:rFonts w:ascii="Symbol" w:eastAsia="Symbol" w:hAnsi="Symbol" w:cs="Symbol"/>
        </w:rPr>
        <w:sym w:font="Symbol" w:char="F03C"/>
      </w:r>
      <w:r>
        <w:rPr>
          <w:rFonts w:ascii="Times New Roman" w:hAnsi="Times New Roman" w:cs="Times New Roman"/>
          <w:i/>
          <w:iCs/>
        </w:rPr>
        <w:t xml:space="preserve"> à </w:t>
      </w:r>
      <w:r>
        <w:rPr>
          <w:rFonts w:ascii="Times New Roman" w:hAnsi="Times New Roman" w:cs="Times New Roman"/>
        </w:rPr>
        <w:t xml:space="preserve">50G/l </w:t>
      </w:r>
    </w:p>
    <w:p w14:paraId="1E8F34C7" w14:textId="77777777" w:rsidR="005102F3" w:rsidRPr="00590923" w:rsidRDefault="005102F3">
      <w:pPr>
        <w:numPr>
          <w:ilvl w:val="1"/>
          <w:numId w:val="94"/>
        </w:numPr>
        <w:rPr>
          <w:rFonts w:ascii="Times New Roman" w:hAnsi="Times New Roman" w:cs="Times New Roman"/>
        </w:rPr>
        <w:pPrChange w:id="55" w:author="ZICO" w:date="2026-02-22T07:50:00Z">
          <w:pPr/>
        </w:pPrChange>
      </w:pPr>
    </w:p>
    <w:p w14:paraId="76E887A9" w14:textId="77777777" w:rsidR="005102F3" w:rsidRPr="00A24DD5" w:rsidRDefault="005102F3">
      <w:pPr>
        <w:pStyle w:val="Titre4"/>
        <w:pPrChange w:id="56" w:author="ZICO" w:date="2026-02-22T07:49:00Z">
          <w:pPr>
            <w:numPr>
              <w:numId w:val="94"/>
            </w:numPr>
            <w:ind w:left="720" w:hanging="360"/>
          </w:pPr>
        </w:pPrChange>
      </w:pPr>
      <w:r w:rsidRPr="00A24DD5">
        <w:t>Ag/Ac anti-leucocytes</w:t>
      </w:r>
    </w:p>
    <w:p w14:paraId="51A968A3" w14:textId="406E7F4B" w:rsidR="005102F3" w:rsidRDefault="005102F3" w:rsidP="005102F3">
      <w:pPr>
        <w:numPr>
          <w:ilvl w:val="1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TRALI</w:t>
      </w:r>
      <w:ins w:id="57" w:author="ZICO" w:date="2026-02-22T07:49:00Z">
        <w:r w:rsidR="00DD34C8">
          <w:rPr>
            <w:rFonts w:ascii="Times New Roman" w:hAnsi="Times New Roman" w:cs="Times New Roman"/>
          </w:rPr>
          <w:t xml:space="preserve"> </w:t>
        </w:r>
      </w:ins>
      <w:r>
        <w:rPr>
          <w:rFonts w:ascii="Times New Roman" w:hAnsi="Times New Roman" w:cs="Times New Roman"/>
        </w:rPr>
        <w:t xml:space="preserve">(Transfusion Related Acute Lung Injury) </w:t>
      </w:r>
    </w:p>
    <w:p w14:paraId="6B2013FF" w14:textId="77777777" w:rsidR="005102F3" w:rsidRDefault="005102F3" w:rsidP="005102F3">
      <w:pPr>
        <w:numPr>
          <w:ilvl w:val="1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OAP lésionnel (</w:t>
      </w:r>
      <w:r>
        <w:rPr>
          <w:rFonts w:ascii="Times New Roman" w:hAnsi="Times New Roman" w:cs="Times New Roman"/>
          <w:i/>
          <w:iCs/>
        </w:rPr>
        <w:t xml:space="preserve">complexe immun au niveau des poumons) </w:t>
      </w:r>
    </w:p>
    <w:p w14:paraId="48AC1539" w14:textId="77777777" w:rsidR="005102F3" w:rsidRDefault="005102F3" w:rsidP="005102F3">
      <w:pPr>
        <w:numPr>
          <w:ilvl w:val="1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Détresse respiratoire, toux, râles</w:t>
      </w:r>
    </w:p>
    <w:p w14:paraId="0CB701A7" w14:textId="5F459799" w:rsidR="005102F3" w:rsidRDefault="005102F3" w:rsidP="005102F3">
      <w:pPr>
        <w:numPr>
          <w:ilvl w:val="1"/>
          <w:numId w:val="94"/>
        </w:numPr>
        <w:rPr>
          <w:rFonts w:ascii="Times New Roman" w:hAnsi="Times New Roman" w:cs="Times New Roman"/>
        </w:rPr>
      </w:pPr>
      <w:del w:id="58" w:author="ZICO" w:date="2026-02-22T07:51:00Z">
        <w:r w:rsidDel="00590923">
          <w:rPr>
            <w:rFonts w:ascii="Times New Roman" w:hAnsi="Times New Roman" w:cs="Times New Roman"/>
          </w:rPr>
          <w:delText>Douler</w:delText>
        </w:r>
      </w:del>
      <w:ins w:id="59" w:author="ZICO" w:date="2026-02-22T07:51:00Z">
        <w:r w:rsidR="00590923">
          <w:rPr>
            <w:rFonts w:ascii="Times New Roman" w:hAnsi="Times New Roman" w:cs="Times New Roman"/>
          </w:rPr>
          <w:t>Douleur</w:t>
        </w:r>
      </w:ins>
      <w:r>
        <w:rPr>
          <w:rFonts w:ascii="Times New Roman" w:hAnsi="Times New Roman" w:cs="Times New Roman"/>
        </w:rPr>
        <w:t xml:space="preserve"> thoracique</w:t>
      </w:r>
    </w:p>
    <w:p w14:paraId="63C72441" w14:textId="77777777" w:rsidR="005102F3" w:rsidRDefault="005102F3" w:rsidP="005102F3">
      <w:pPr>
        <w:numPr>
          <w:ilvl w:val="1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HTA</w:t>
      </w:r>
    </w:p>
    <w:p w14:paraId="69C6C17B" w14:textId="77777777" w:rsidR="005102F3" w:rsidRDefault="005102F3" w:rsidP="005102F3">
      <w:pPr>
        <w:numPr>
          <w:ilvl w:val="1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Malaise, frissons</w:t>
      </w:r>
    </w:p>
    <w:p w14:paraId="08F96CCB" w14:textId="77777777" w:rsidR="005102F3" w:rsidRDefault="005102F3" w:rsidP="005102F3">
      <w:pPr>
        <w:rPr>
          <w:rFonts w:ascii="Times New Roman" w:hAnsi="Times New Roman" w:cs="Times New Roman"/>
        </w:rPr>
      </w:pPr>
    </w:p>
    <w:p w14:paraId="63CF6ACE" w14:textId="77777777" w:rsidR="005102F3" w:rsidRPr="00A24DD5" w:rsidRDefault="005102F3">
      <w:pPr>
        <w:pStyle w:val="Titre4"/>
        <w:pPrChange w:id="60" w:author="ZICO" w:date="2026-02-22T07:51:00Z">
          <w:pPr>
            <w:numPr>
              <w:numId w:val="94"/>
            </w:numPr>
            <w:ind w:left="720" w:hanging="360"/>
          </w:pPr>
        </w:pPrChange>
      </w:pPr>
      <w:r w:rsidRPr="00A24DD5">
        <w:t>Ag/Ac des protéines plasmatiques</w:t>
      </w:r>
    </w:p>
    <w:p w14:paraId="2741507B" w14:textId="77777777" w:rsidR="005102F3" w:rsidRDefault="005102F3" w:rsidP="005102F3">
      <w:pPr>
        <w:numPr>
          <w:ilvl w:val="1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Allergie, prurit, urticaires, oedème de Quincke</w:t>
      </w:r>
    </w:p>
    <w:p w14:paraId="0FB94AE4" w14:textId="77777777" w:rsidR="005102F3" w:rsidRDefault="005102F3" w:rsidP="005102F3">
      <w:pPr>
        <w:numPr>
          <w:ilvl w:val="1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Traitement</w:t>
      </w:r>
    </w:p>
    <w:p w14:paraId="527AB5E3" w14:textId="77777777" w:rsidR="005102F3" w:rsidRDefault="005102F3" w:rsidP="005102F3">
      <w:pPr>
        <w:numPr>
          <w:ilvl w:val="2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Antihistaminique </w:t>
      </w:r>
      <w:proofErr w:type="gramStart"/>
      <w:r>
        <w:rPr>
          <w:rFonts w:ascii="Times New Roman" w:hAnsi="Times New Roman" w:cs="Times New Roman"/>
        </w:rPr>
        <w:t>( Polaramine</w:t>
      </w:r>
      <w:proofErr w:type="gramEnd"/>
      <w:r>
        <w:rPr>
          <w:rFonts w:ascii="Times New Roman" w:hAnsi="Times New Roman" w:cs="Times New Roman"/>
        </w:rPr>
        <w:t xml:space="preserve">*, Théralène*) </w:t>
      </w:r>
    </w:p>
    <w:p w14:paraId="48A0B3FC" w14:textId="3EAF6328" w:rsidR="005102F3" w:rsidRDefault="005102F3" w:rsidP="005102F3">
      <w:pPr>
        <w:numPr>
          <w:ilvl w:val="3"/>
          <w:numId w:val="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Possible en préventif </w:t>
      </w:r>
      <w:del w:id="61" w:author="ZICO" w:date="2026-02-22T07:51:00Z">
        <w:r w:rsidDel="00590923">
          <w:rPr>
            <w:rFonts w:ascii="Times New Roman" w:hAnsi="Times New Roman" w:cs="Times New Roman"/>
          </w:rPr>
          <w:delText>aussi(</w:delText>
        </w:r>
        <w:r w:rsidDel="00590923">
          <w:rPr>
            <w:rFonts w:ascii="Times New Roman" w:hAnsi="Times New Roman" w:cs="Times New Roman"/>
            <w:i/>
            <w:iCs/>
          </w:rPr>
          <w:delText xml:space="preserve"> surtout</w:delText>
        </w:r>
      </w:del>
      <w:ins w:id="62" w:author="ZICO" w:date="2026-02-22T07:51:00Z">
        <w:r w:rsidR="00590923">
          <w:rPr>
            <w:rFonts w:ascii="Times New Roman" w:hAnsi="Times New Roman" w:cs="Times New Roman"/>
          </w:rPr>
          <w:t>aussi (</w:t>
        </w:r>
        <w:r w:rsidR="00590923">
          <w:rPr>
            <w:rFonts w:ascii="Times New Roman" w:hAnsi="Times New Roman" w:cs="Times New Roman"/>
            <w:i/>
            <w:iCs/>
          </w:rPr>
          <w:t>surtout</w:t>
        </w:r>
      </w:ins>
      <w:r>
        <w:rPr>
          <w:rFonts w:ascii="Times New Roman" w:hAnsi="Times New Roman" w:cs="Times New Roman"/>
          <w:i/>
          <w:iCs/>
        </w:rPr>
        <w:t xml:space="preserve"> si antécédent de réaction allergique antérieure</w:t>
      </w:r>
    </w:p>
    <w:p w14:paraId="5825A150" w14:textId="4BD27813" w:rsidR="005102F3" w:rsidDel="00590923" w:rsidRDefault="005102F3" w:rsidP="005102F3">
      <w:pPr>
        <w:numPr>
          <w:ilvl w:val="2"/>
          <w:numId w:val="94"/>
        </w:numPr>
        <w:rPr>
          <w:del w:id="63" w:author="ZICO" w:date="2026-02-22T07:51:00Z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Corticothérapie (Solu-Médrol* Méthylprednisolone) </w:t>
      </w:r>
      <w:r>
        <w:rPr>
          <w:rFonts w:ascii="Times New Roman" w:hAnsi="Times New Roman" w:cs="Times New Roman"/>
          <w:i/>
          <w:iCs/>
        </w:rPr>
        <w:t>surtout les formes graves comme l'</w:t>
      </w:r>
      <w:del w:id="64" w:author="ZICO" w:date="2026-02-22T07:51:00Z">
        <w:r w:rsidDel="00590923">
          <w:rPr>
            <w:rFonts w:ascii="Times New Roman" w:hAnsi="Times New Roman" w:cs="Times New Roman"/>
            <w:i/>
            <w:iCs/>
          </w:rPr>
          <w:delText>Oedème</w:delText>
        </w:r>
      </w:del>
      <w:ins w:id="65" w:author="ZICO" w:date="2026-02-22T07:51:00Z">
        <w:r w:rsidR="00590923">
          <w:rPr>
            <w:rFonts w:ascii="Times New Roman" w:hAnsi="Times New Roman" w:cs="Times New Roman"/>
            <w:i/>
            <w:iCs/>
          </w:rPr>
          <w:t>Œdème</w:t>
        </w:r>
      </w:ins>
      <w:r>
        <w:rPr>
          <w:rFonts w:ascii="Times New Roman" w:hAnsi="Times New Roman" w:cs="Times New Roman"/>
          <w:i/>
          <w:iCs/>
        </w:rPr>
        <w:t xml:space="preserve"> de Quincke</w:t>
      </w:r>
    </w:p>
    <w:p w14:paraId="36AA60F1" w14:textId="77777777" w:rsidR="005102F3" w:rsidRPr="00590923" w:rsidRDefault="005102F3">
      <w:pPr>
        <w:numPr>
          <w:ilvl w:val="2"/>
          <w:numId w:val="94"/>
        </w:numPr>
        <w:rPr>
          <w:rFonts w:ascii="Times New Roman" w:hAnsi="Times New Roman" w:cs="Times New Roman"/>
        </w:rPr>
        <w:pPrChange w:id="66" w:author="ZICO" w:date="2026-02-22T07:51:00Z">
          <w:pPr/>
        </w:pPrChange>
      </w:pPr>
    </w:p>
    <w:p w14:paraId="4155C016" w14:textId="77777777" w:rsidR="005102F3" w:rsidRDefault="005102F3" w:rsidP="006D5D6C">
      <w:pPr>
        <w:pStyle w:val="Titre3"/>
      </w:pPr>
      <w:bookmarkStart w:id="67" w:name="_Toc98155123"/>
      <w:r>
        <w:t>COMPLICATIONS INFECTIEUSES</w:t>
      </w:r>
      <w:bookmarkEnd w:id="67"/>
    </w:p>
    <w:p w14:paraId="55B46A25" w14:textId="77777777" w:rsidR="00590923" w:rsidRDefault="005102F3">
      <w:pPr>
        <w:pStyle w:val="Titre4"/>
        <w:rPr>
          <w:ins w:id="68" w:author="ZICO" w:date="2026-02-22T07:51:00Z"/>
        </w:rPr>
        <w:pPrChange w:id="69" w:author="ZICO" w:date="2026-02-22T07:51:00Z">
          <w:pPr>
            <w:numPr>
              <w:numId w:val="95"/>
            </w:numPr>
            <w:ind w:left="720" w:hanging="360"/>
          </w:pPr>
        </w:pPrChange>
      </w:pPr>
      <w:r>
        <w:t xml:space="preserve">Précoces, </w:t>
      </w:r>
    </w:p>
    <w:p w14:paraId="11B6F139" w14:textId="49C46988" w:rsidR="005102F3" w:rsidRDefault="005102F3" w:rsidP="005102F3">
      <w:pPr>
        <w:numPr>
          <w:ilvl w:val="0"/>
          <w:numId w:val="95"/>
        </w:numPr>
      </w:pPr>
      <w:del w:id="70" w:author="ZICO" w:date="2026-02-22T07:51:00Z">
        <w:r w:rsidDel="00590923">
          <w:delText>immédiates:</w:delText>
        </w:r>
      </w:del>
      <w:ins w:id="71" w:author="ZICO" w:date="2026-02-22T07:51:00Z">
        <w:r w:rsidR="00590923">
          <w:t>Immédiates :</w:t>
        </w:r>
      </w:ins>
      <w:r>
        <w:t xml:space="preserve"> Infections bactériennes massives (BGN) par rupture de la chaîne de froid d'où multiplication des bactéries</w:t>
      </w:r>
    </w:p>
    <w:p w14:paraId="3250DA65" w14:textId="77777777" w:rsidR="005102F3" w:rsidRDefault="005102F3" w:rsidP="005102F3">
      <w:pPr>
        <w:numPr>
          <w:ilvl w:val="1"/>
          <w:numId w:val="95"/>
        </w:numPr>
      </w:pPr>
      <w:r>
        <w:t>Choc toxique, CIVD</w:t>
      </w:r>
    </w:p>
    <w:p w14:paraId="62D7217E" w14:textId="77777777" w:rsidR="005102F3" w:rsidRDefault="005102F3" w:rsidP="005102F3">
      <w:pPr>
        <w:numPr>
          <w:ilvl w:val="1"/>
          <w:numId w:val="95"/>
        </w:numPr>
      </w:pPr>
      <w:r>
        <w:t>Hyperthermie, frisson, hTA, tachycardie, AEG</w:t>
      </w:r>
    </w:p>
    <w:p w14:paraId="722CBF94" w14:textId="77777777" w:rsidR="005102F3" w:rsidRDefault="005102F3" w:rsidP="005102F3">
      <w:pPr>
        <w:numPr>
          <w:ilvl w:val="1"/>
          <w:numId w:val="95"/>
        </w:numPr>
      </w:pPr>
      <w:r>
        <w:t>PEC de l'état de choc (</w:t>
      </w:r>
      <w:r>
        <w:rPr>
          <w:i/>
          <w:iCs/>
        </w:rPr>
        <w:t xml:space="preserve">remplissage, amines vasoactives si nécessaires) </w:t>
      </w:r>
    </w:p>
    <w:p w14:paraId="39BE84AE" w14:textId="77777777" w:rsidR="005102F3" w:rsidRDefault="005102F3" w:rsidP="005102F3">
      <w:pPr>
        <w:numPr>
          <w:ilvl w:val="1"/>
          <w:numId w:val="95"/>
        </w:numPr>
      </w:pPr>
      <w:r>
        <w:t>Analyse bactériologique de la poche de sang</w:t>
      </w:r>
    </w:p>
    <w:p w14:paraId="5CF4E10C" w14:textId="77777777" w:rsidR="005102F3" w:rsidRDefault="005102F3" w:rsidP="005102F3">
      <w:pPr>
        <w:numPr>
          <w:ilvl w:val="1"/>
          <w:numId w:val="95"/>
        </w:numPr>
      </w:pPr>
      <w:r>
        <w:t>Antibiothérapie +++</w:t>
      </w:r>
    </w:p>
    <w:p w14:paraId="396A8165" w14:textId="5FDD2E5F" w:rsidR="005102F3" w:rsidRDefault="005102F3">
      <w:pPr>
        <w:pStyle w:val="Titre4"/>
        <w:pPrChange w:id="72" w:author="ZICO" w:date="2026-02-22T07:51:00Z">
          <w:pPr>
            <w:numPr>
              <w:numId w:val="95"/>
            </w:numPr>
            <w:ind w:left="720" w:hanging="360"/>
          </w:pPr>
        </w:pPrChange>
      </w:pPr>
      <w:r>
        <w:rPr>
          <w:bCs/>
        </w:rPr>
        <w:t>Tardives :</w:t>
      </w:r>
      <w:r>
        <w:t xml:space="preserve"> transmission de maladies </w:t>
      </w:r>
      <w:del w:id="73" w:author="ZICO" w:date="2026-02-22T07:52:00Z">
        <w:r w:rsidDel="00590923">
          <w:delText>infectieurse</w:delText>
        </w:r>
      </w:del>
      <w:ins w:id="74" w:author="ZICO" w:date="2026-02-22T07:52:00Z">
        <w:r w:rsidR="00590923">
          <w:t>infectieuse</w:t>
        </w:r>
      </w:ins>
    </w:p>
    <w:p w14:paraId="45F2D915" w14:textId="78A24A92" w:rsidR="005102F3" w:rsidRDefault="005102F3" w:rsidP="005102F3">
      <w:pPr>
        <w:numPr>
          <w:ilvl w:val="1"/>
          <w:numId w:val="95"/>
        </w:numPr>
      </w:pPr>
      <w:del w:id="75" w:author="ZICO" w:date="2026-02-22T07:52:00Z">
        <w:r w:rsidDel="00590923">
          <w:delText>Bactérienne:</w:delText>
        </w:r>
      </w:del>
      <w:ins w:id="76" w:author="ZICO" w:date="2026-02-22T07:52:00Z">
        <w:r w:rsidR="00590923">
          <w:t>Bactérienne :</w:t>
        </w:r>
      </w:ins>
      <w:r>
        <w:t xml:space="preserve"> syphilis</w:t>
      </w:r>
    </w:p>
    <w:p w14:paraId="107EC8DB" w14:textId="192CA706" w:rsidR="005102F3" w:rsidRDefault="005102F3" w:rsidP="005102F3">
      <w:pPr>
        <w:numPr>
          <w:ilvl w:val="1"/>
          <w:numId w:val="95"/>
        </w:numPr>
      </w:pPr>
      <w:del w:id="77" w:author="ZICO" w:date="2026-02-22T07:52:00Z">
        <w:r w:rsidDel="00590923">
          <w:delText>Virale:</w:delText>
        </w:r>
      </w:del>
      <w:ins w:id="78" w:author="ZICO" w:date="2026-02-22T07:52:00Z">
        <w:r w:rsidR="00590923">
          <w:t>Virale :</w:t>
        </w:r>
      </w:ins>
      <w:r>
        <w:t xml:space="preserve"> </w:t>
      </w:r>
      <w:del w:id="79" w:author="ZICO" w:date="2026-02-22T07:52:00Z">
        <w:r w:rsidDel="00590923">
          <w:delText>hépatie</w:delText>
        </w:r>
      </w:del>
      <w:ins w:id="80" w:author="ZICO" w:date="2026-02-22T07:52:00Z">
        <w:r w:rsidR="00590923">
          <w:t>hépatite</w:t>
        </w:r>
      </w:ins>
      <w:r>
        <w:t xml:space="preserve"> A B C, SIDA, CMV</w:t>
      </w:r>
    </w:p>
    <w:p w14:paraId="6AEC454F" w14:textId="4046C857" w:rsidR="005102F3" w:rsidRDefault="005102F3" w:rsidP="005102F3">
      <w:pPr>
        <w:numPr>
          <w:ilvl w:val="1"/>
          <w:numId w:val="95"/>
        </w:numPr>
      </w:pPr>
      <w:del w:id="81" w:author="ZICO" w:date="2026-02-22T07:52:00Z">
        <w:r w:rsidDel="00590923">
          <w:delText>Parasitaire:</w:delText>
        </w:r>
      </w:del>
      <w:ins w:id="82" w:author="ZICO" w:date="2026-02-22T07:52:00Z">
        <w:r w:rsidR="00590923">
          <w:t>Parasitaire :</w:t>
        </w:r>
      </w:ins>
      <w:r>
        <w:t xml:space="preserve"> paludisme</w:t>
      </w:r>
    </w:p>
    <w:p w14:paraId="052BDA0B" w14:textId="77777777" w:rsidR="005102F3" w:rsidRDefault="005102F3" w:rsidP="005102F3">
      <w:r>
        <w:t>Traiter la maladie infectieuse</w:t>
      </w:r>
    </w:p>
    <w:p w14:paraId="7E5892A9" w14:textId="77777777" w:rsidR="005102F3" w:rsidRDefault="005102F3" w:rsidP="005102F3"/>
    <w:p w14:paraId="26FF6637" w14:textId="77777777" w:rsidR="005102F3" w:rsidRDefault="005102F3" w:rsidP="006D5D6C">
      <w:pPr>
        <w:pStyle w:val="Titre3"/>
      </w:pPr>
      <w:bookmarkStart w:id="83" w:name="_Toc98155124"/>
      <w:r>
        <w:t>COMPLICATIONS DE SURCHARGE</w:t>
      </w:r>
      <w:bookmarkEnd w:id="83"/>
    </w:p>
    <w:p w14:paraId="2F011988" w14:textId="77777777" w:rsidR="005102F3" w:rsidRDefault="005102F3" w:rsidP="005102F3">
      <w:pPr>
        <w:numPr>
          <w:ilvl w:val="0"/>
          <w:numId w:val="9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Surcharge volémique</w:t>
      </w:r>
    </w:p>
    <w:p w14:paraId="583D502B" w14:textId="77777777" w:rsidR="005102F3" w:rsidRDefault="005102F3" w:rsidP="005102F3">
      <w:pPr>
        <w:numPr>
          <w:ilvl w:val="0"/>
          <w:numId w:val="9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Surcharge en anticoagulant</w:t>
      </w:r>
    </w:p>
    <w:p w14:paraId="433972B0" w14:textId="77777777" w:rsidR="005102F3" w:rsidRDefault="005102F3" w:rsidP="005102F3">
      <w:pPr>
        <w:numPr>
          <w:ilvl w:val="0"/>
          <w:numId w:val="9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Surcharge en fer</w:t>
      </w:r>
    </w:p>
    <w:p w14:paraId="0DF1A774" w14:textId="77777777" w:rsidR="005102F3" w:rsidRDefault="005102F3" w:rsidP="005102F3">
      <w:pPr>
        <w:rPr>
          <w:rFonts w:ascii="Times New Roman" w:eastAsia="Times New Roman" w:hAnsi="Times New Roman" w:cs="Times New Roman"/>
        </w:rPr>
      </w:pPr>
    </w:p>
    <w:p w14:paraId="0AB1B4A2" w14:textId="77777777" w:rsidR="005102F3" w:rsidRDefault="005102F3">
      <w:pPr>
        <w:pStyle w:val="Titre4"/>
        <w:pPrChange w:id="84" w:author="ZICO" w:date="2026-02-22T07:52:00Z">
          <w:pPr>
            <w:numPr>
              <w:numId w:val="97"/>
            </w:numPr>
            <w:ind w:left="720" w:hanging="360"/>
          </w:pPr>
        </w:pPrChange>
      </w:pPr>
      <w:r>
        <w:t>Surcharge volémique</w:t>
      </w:r>
    </w:p>
    <w:p w14:paraId="5E6B53C3" w14:textId="77777777" w:rsidR="005102F3" w:rsidRDefault="005102F3" w:rsidP="005102F3">
      <w:pPr>
        <w:numPr>
          <w:ilvl w:val="1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Immédiate</w:t>
      </w:r>
    </w:p>
    <w:p w14:paraId="5679406C" w14:textId="77777777" w:rsidR="005102F3" w:rsidRDefault="005102F3" w:rsidP="005102F3">
      <w:pPr>
        <w:numPr>
          <w:ilvl w:val="1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OAP hémodynamique, non lésionnel </w:t>
      </w:r>
    </w:p>
    <w:p w14:paraId="04A94E3F" w14:textId="77777777" w:rsidR="005102F3" w:rsidRDefault="005102F3" w:rsidP="005102F3">
      <w:pPr>
        <w:numPr>
          <w:ilvl w:val="1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TACO (transfusion Acute Cardiac Overload) </w:t>
      </w:r>
    </w:p>
    <w:p w14:paraId="6E2B86A6" w14:textId="3B24F51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del w:id="85" w:author="ZICO" w:date="2026-02-22T07:52:00Z">
        <w:r w:rsidDel="00590923">
          <w:rPr>
            <w:rFonts w:ascii="Times New Roman" w:eastAsia="Times New Roman" w:hAnsi="Times New Roman" w:cs="Times New Roman"/>
          </w:rPr>
          <w:delText>Detresse</w:delText>
        </w:r>
      </w:del>
      <w:ins w:id="86" w:author="ZICO" w:date="2026-02-22T07:52:00Z">
        <w:r w:rsidR="00590923">
          <w:rPr>
            <w:rFonts w:ascii="Times New Roman" w:eastAsia="Times New Roman" w:hAnsi="Times New Roman" w:cs="Times New Roman"/>
          </w:rPr>
          <w:t>Détresse</w:t>
        </w:r>
      </w:ins>
      <w:r>
        <w:rPr>
          <w:rFonts w:ascii="Times New Roman" w:eastAsia="Times New Roman" w:hAnsi="Times New Roman" w:cs="Times New Roman"/>
        </w:rPr>
        <w:t xml:space="preserve"> respiratoire, toux, crachat strié de sang, angoisse</w:t>
      </w:r>
    </w:p>
    <w:p w14:paraId="16D97E40" w14:textId="1F3E06E2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Sujets à risques</w:t>
      </w:r>
      <w:ins w:id="87" w:author="ZICO" w:date="2026-02-22T07:53:00Z">
        <w:r w:rsidR="00590923">
          <w:rPr>
            <w:rFonts w:ascii="Times New Roman" w:eastAsia="Times New Roman" w:hAnsi="Times New Roman" w:cs="Times New Roman"/>
          </w:rPr>
          <w:t xml:space="preserve"> </w:t>
        </w:r>
      </w:ins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b/>
          <w:bCs/>
        </w:rPr>
        <w:t>maladies cardiaques, sujet âgé, jeunes enfants (15ml/kg/j)</w:t>
      </w:r>
    </w:p>
    <w:p w14:paraId="30CD1F1D" w14:textId="77777777" w:rsidR="005102F3" w:rsidRPr="00DA7EA7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Débit trop rapide</w:t>
      </w:r>
    </w:p>
    <w:p w14:paraId="482F6869" w14:textId="77777777" w:rsidR="005102F3" w:rsidRDefault="005102F3" w:rsidP="005102F3">
      <w:pPr>
        <w:rPr>
          <w:rFonts w:ascii="Times New Roman" w:eastAsia="Times New Roman" w:hAnsi="Times New Roman" w:cs="Times New Roman"/>
        </w:rPr>
      </w:pPr>
    </w:p>
    <w:p w14:paraId="5DC56BEB" w14:textId="4635F67E" w:rsidR="005102F3" w:rsidRDefault="005102F3">
      <w:pPr>
        <w:pStyle w:val="Titre4"/>
        <w:pPrChange w:id="88" w:author="ZICO" w:date="2026-02-22T07:52:00Z">
          <w:pPr>
            <w:numPr>
              <w:numId w:val="97"/>
            </w:numPr>
            <w:ind w:left="720" w:hanging="360"/>
          </w:pPr>
        </w:pPrChange>
      </w:pPr>
      <w:r>
        <w:t>Surcharge en anticoagulant</w:t>
      </w:r>
      <w:ins w:id="89" w:author="ZICO" w:date="2026-02-22T07:52:00Z">
        <w:r w:rsidR="00590923">
          <w:t xml:space="preserve"> </w:t>
        </w:r>
      </w:ins>
      <w:r>
        <w:t>: Citrate</w:t>
      </w:r>
      <w:ins w:id="90" w:author="ZICO" w:date="2026-02-22T07:52:00Z">
        <w:r w:rsidR="00590923">
          <w:t xml:space="preserve"> </w:t>
        </w:r>
      </w:ins>
      <w:r>
        <w:t xml:space="preserve">(chélateur de Ça) </w:t>
      </w:r>
    </w:p>
    <w:p w14:paraId="79CA0629" w14:textId="77777777" w:rsidR="005102F3" w:rsidRDefault="005102F3" w:rsidP="005102F3">
      <w:pPr>
        <w:numPr>
          <w:ilvl w:val="1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Exsanguinotransfusion, transfusion massive</w:t>
      </w:r>
    </w:p>
    <w:p w14:paraId="565B5365" w14:textId="77777777" w:rsidR="005102F3" w:rsidRDefault="005102F3">
      <w:pPr>
        <w:pStyle w:val="Titre5"/>
        <w:pPrChange w:id="91" w:author="ZICO" w:date="2026-02-22T07:54:00Z">
          <w:pPr>
            <w:numPr>
              <w:ilvl w:val="1"/>
              <w:numId w:val="97"/>
            </w:numPr>
            <w:ind w:left="1080" w:hanging="360"/>
          </w:pPr>
        </w:pPrChange>
      </w:pPr>
      <w:r>
        <w:t>Clinique</w:t>
      </w:r>
    </w:p>
    <w:p w14:paraId="089B3751" w14:textId="364710FA" w:rsidR="005102F3" w:rsidRDefault="005102F3" w:rsidP="005102F3">
      <w:pPr>
        <w:numPr>
          <w:ilvl w:val="1"/>
          <w:numId w:val="97"/>
        </w:numPr>
        <w:rPr>
          <w:rFonts w:ascii="Times New Roman" w:eastAsia="Times New Roman" w:hAnsi="Times New Roman" w:cs="Times New Roman"/>
          <w:b/>
          <w:bCs/>
        </w:rPr>
      </w:pPr>
      <w:del w:id="92" w:author="ZICO" w:date="2026-02-22T07:53:00Z">
        <w:r w:rsidDel="00590923">
          <w:rPr>
            <w:rFonts w:ascii="Times New Roman" w:eastAsia="Times New Roman" w:hAnsi="Times New Roman" w:cs="Times New Roman"/>
            <w:b/>
            <w:bCs/>
          </w:rPr>
          <w:delText>Précoce:</w:delText>
        </w:r>
      </w:del>
      <w:ins w:id="93" w:author="ZICO" w:date="2026-02-22T07:53:00Z">
        <w:r w:rsidR="00590923">
          <w:rPr>
            <w:rFonts w:ascii="Times New Roman" w:eastAsia="Times New Roman" w:hAnsi="Times New Roman" w:cs="Times New Roman"/>
            <w:b/>
            <w:bCs/>
          </w:rPr>
          <w:t>Précoce :</w:t>
        </w:r>
      </w:ins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5A5C7F0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Paresthésies buccales, trémulation musculaire</w:t>
      </w:r>
    </w:p>
    <w:p w14:paraId="03F40DCB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Malaise, bradycardie, hTA</w:t>
      </w:r>
    </w:p>
    <w:p w14:paraId="44C1E2C9" w14:textId="7CC5C95F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del w:id="94" w:author="ZICO" w:date="2026-02-22T07:53:00Z">
        <w:r w:rsidDel="00590923">
          <w:rPr>
            <w:rFonts w:ascii="Times New Roman" w:eastAsia="Times New Roman" w:hAnsi="Times New Roman" w:cs="Times New Roman"/>
          </w:rPr>
          <w:delText>ECG:</w:delText>
        </w:r>
      </w:del>
      <w:ins w:id="95" w:author="ZICO" w:date="2026-02-22T07:53:00Z">
        <w:r w:rsidR="00590923">
          <w:rPr>
            <w:rFonts w:ascii="Times New Roman" w:eastAsia="Times New Roman" w:hAnsi="Times New Roman" w:cs="Times New Roman"/>
          </w:rPr>
          <w:t>ECG :</w:t>
        </w:r>
      </w:ins>
      <w:r>
        <w:rPr>
          <w:rFonts w:ascii="Times New Roman" w:eastAsia="Times New Roman" w:hAnsi="Times New Roman" w:cs="Times New Roman"/>
        </w:rPr>
        <w:t xml:space="preserve"> allongement de QE, déplétion de l'onde T et de l'onde P</w:t>
      </w:r>
    </w:p>
    <w:p w14:paraId="5D262224" w14:textId="660071F6" w:rsidR="005102F3" w:rsidRDefault="005102F3" w:rsidP="005102F3">
      <w:pPr>
        <w:numPr>
          <w:ilvl w:val="1"/>
          <w:numId w:val="97"/>
        </w:numPr>
        <w:rPr>
          <w:rFonts w:ascii="Times New Roman" w:eastAsia="Times New Roman" w:hAnsi="Times New Roman" w:cs="Times New Roman"/>
        </w:rPr>
      </w:pPr>
      <w:del w:id="96" w:author="ZICO" w:date="2026-02-22T07:53:00Z">
        <w:r w:rsidDel="00590923">
          <w:rPr>
            <w:rFonts w:ascii="Times New Roman" w:eastAsia="Times New Roman" w:hAnsi="Times New Roman" w:cs="Times New Roman"/>
            <w:b/>
            <w:bCs/>
          </w:rPr>
          <w:delText>Tardive:</w:delText>
        </w:r>
      </w:del>
      <w:ins w:id="97" w:author="ZICO" w:date="2026-02-22T07:53:00Z">
        <w:r w:rsidR="00590923">
          <w:rPr>
            <w:rFonts w:ascii="Times New Roman" w:eastAsia="Times New Roman" w:hAnsi="Times New Roman" w:cs="Times New Roman"/>
            <w:b/>
            <w:bCs/>
          </w:rPr>
          <w:t>Tardive :</w:t>
        </w:r>
      </w:ins>
    </w:p>
    <w:p w14:paraId="1AF8B937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Fibrillation ventriculaire, arrêt cardiaque</w:t>
      </w:r>
    </w:p>
    <w:p w14:paraId="52E6294D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HTP et OAP</w:t>
      </w:r>
    </w:p>
    <w:p w14:paraId="62CB6342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Tétanie</w:t>
      </w:r>
    </w:p>
    <w:p w14:paraId="2FABD795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Hémorragie</w:t>
      </w:r>
    </w:p>
    <w:p w14:paraId="6E7A4B97" w14:textId="77777777" w:rsidR="005102F3" w:rsidRDefault="005102F3">
      <w:pPr>
        <w:pStyle w:val="Titre5"/>
        <w:pPrChange w:id="98" w:author="ZICO" w:date="2026-02-22T07:54:00Z">
          <w:pPr>
            <w:numPr>
              <w:ilvl w:val="1"/>
              <w:numId w:val="97"/>
            </w:numPr>
            <w:ind w:left="1080" w:hanging="360"/>
          </w:pPr>
        </w:pPrChange>
      </w:pPr>
      <w:r>
        <w:t>Traitement</w:t>
      </w:r>
    </w:p>
    <w:p w14:paraId="64B2BF3D" w14:textId="04A03C3C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del w:id="99" w:author="ZICO" w:date="2026-02-22T07:53:00Z">
        <w:r w:rsidDel="00590923">
          <w:rPr>
            <w:rFonts w:ascii="Times New Roman" w:eastAsia="Times New Roman" w:hAnsi="Times New Roman" w:cs="Times New Roman"/>
          </w:rPr>
          <w:delText>Prévention:</w:delText>
        </w:r>
      </w:del>
      <w:ins w:id="100" w:author="ZICO" w:date="2026-02-22T07:53:00Z">
        <w:r w:rsidR="00590923">
          <w:rPr>
            <w:rFonts w:ascii="Times New Roman" w:eastAsia="Times New Roman" w:hAnsi="Times New Roman" w:cs="Times New Roman"/>
          </w:rPr>
          <w:t>Prévention :</w:t>
        </w:r>
      </w:ins>
      <w:r>
        <w:rPr>
          <w:rFonts w:ascii="Times New Roman" w:eastAsia="Times New Roman" w:hAnsi="Times New Roman" w:cs="Times New Roman"/>
        </w:rPr>
        <w:t xml:space="preserve"> gluconate de </w:t>
      </w:r>
      <w:proofErr w:type="gramStart"/>
      <w:r>
        <w:rPr>
          <w:rFonts w:ascii="Times New Roman" w:eastAsia="Times New Roman" w:hAnsi="Times New Roman" w:cs="Times New Roman"/>
        </w:rPr>
        <w:t>Ca</w:t>
      </w:r>
      <w:proofErr w:type="gramEnd"/>
      <w:r>
        <w:rPr>
          <w:rFonts w:ascii="Times New Roman" w:eastAsia="Times New Roman" w:hAnsi="Times New Roman" w:cs="Times New Roman"/>
        </w:rPr>
        <w:t xml:space="preserve"> 10ml ou chlorure de Ca 2ml</w:t>
      </w:r>
    </w:p>
    <w:p w14:paraId="385F69D7" w14:textId="4DCD2081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del w:id="101" w:author="ZICO" w:date="2026-02-22T07:53:00Z">
        <w:r w:rsidDel="00590923">
          <w:rPr>
            <w:rFonts w:ascii="Times New Roman" w:eastAsia="Times New Roman" w:hAnsi="Times New Roman" w:cs="Times New Roman"/>
          </w:rPr>
          <w:delText>Curatif:</w:delText>
        </w:r>
      </w:del>
      <w:ins w:id="102" w:author="ZICO" w:date="2026-02-22T07:53:00Z">
        <w:r w:rsidR="00590923">
          <w:rPr>
            <w:rFonts w:ascii="Times New Roman" w:eastAsia="Times New Roman" w:hAnsi="Times New Roman" w:cs="Times New Roman"/>
          </w:rPr>
          <w:t>Curatif :</w:t>
        </w:r>
      </w:ins>
      <w:r>
        <w:rPr>
          <w:rFonts w:ascii="Times New Roman" w:eastAsia="Times New Roman" w:hAnsi="Times New Roman" w:cs="Times New Roman"/>
        </w:rPr>
        <w:t xml:space="preserve"> Gluconate de Ca 1-2g en IVDL</w:t>
      </w:r>
    </w:p>
    <w:p w14:paraId="3F6C3F69" w14:textId="77777777" w:rsidR="005102F3" w:rsidRDefault="005102F3" w:rsidP="005102F3">
      <w:pPr>
        <w:rPr>
          <w:rFonts w:ascii="Times New Roman" w:eastAsia="Times New Roman" w:hAnsi="Times New Roman" w:cs="Times New Roman"/>
        </w:rPr>
      </w:pPr>
    </w:p>
    <w:p w14:paraId="36C984F9" w14:textId="77777777" w:rsidR="005102F3" w:rsidRPr="00DA7EA7" w:rsidRDefault="005102F3">
      <w:pPr>
        <w:pStyle w:val="Titre4"/>
        <w:pPrChange w:id="103" w:author="ZICO" w:date="2026-02-22T07:53:00Z">
          <w:pPr>
            <w:numPr>
              <w:numId w:val="97"/>
            </w:numPr>
            <w:ind w:left="720" w:hanging="360"/>
          </w:pPr>
        </w:pPrChange>
      </w:pPr>
      <w:r w:rsidRPr="00DA7EA7">
        <w:t>Surcharge en fer : Hémochromatose</w:t>
      </w:r>
    </w:p>
    <w:p w14:paraId="6BFF1886" w14:textId="55E2C1F0" w:rsidR="005102F3" w:rsidRPr="00DA7EA7" w:rsidRDefault="005102F3">
      <w:pPr>
        <w:pStyle w:val="Titre5"/>
        <w:pPrChange w:id="104" w:author="ZICO" w:date="2026-02-22T07:54:00Z">
          <w:pPr>
            <w:numPr>
              <w:ilvl w:val="1"/>
              <w:numId w:val="97"/>
            </w:numPr>
            <w:ind w:left="1080" w:hanging="360"/>
          </w:pPr>
        </w:pPrChange>
      </w:pPr>
      <w:del w:id="105" w:author="ZICO" w:date="2026-02-22T07:53:00Z">
        <w:r w:rsidRPr="00DA7EA7" w:rsidDel="00590923">
          <w:delText>Clinique:</w:delText>
        </w:r>
      </w:del>
      <w:ins w:id="106" w:author="ZICO" w:date="2026-02-22T07:53:00Z">
        <w:r w:rsidR="00590923" w:rsidRPr="00DA7EA7">
          <w:t>Clinique :</w:t>
        </w:r>
      </w:ins>
    </w:p>
    <w:p w14:paraId="345CC53E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Surcharge en fer</w:t>
      </w:r>
    </w:p>
    <w:p w14:paraId="6607990A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Diabète</w:t>
      </w:r>
    </w:p>
    <w:p w14:paraId="4C86F357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Hépatomégalie</w:t>
      </w:r>
    </w:p>
    <w:p w14:paraId="70324138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Splénomégalie</w:t>
      </w:r>
    </w:p>
    <w:p w14:paraId="52FD01C5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Pigmentation cutanée</w:t>
      </w:r>
    </w:p>
    <w:p w14:paraId="4F39C94B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Insuffisance cardiaque </w:t>
      </w:r>
    </w:p>
    <w:p w14:paraId="76EC1D35" w14:textId="5D81E604" w:rsidR="005102F3" w:rsidRPr="00DA7EA7" w:rsidRDefault="005102F3">
      <w:pPr>
        <w:pStyle w:val="Titre5"/>
        <w:pPrChange w:id="107" w:author="ZICO" w:date="2026-02-22T07:54:00Z">
          <w:pPr>
            <w:numPr>
              <w:ilvl w:val="1"/>
              <w:numId w:val="97"/>
            </w:numPr>
            <w:ind w:left="1080" w:hanging="360"/>
          </w:pPr>
        </w:pPrChange>
      </w:pPr>
      <w:del w:id="108" w:author="ZICO" w:date="2026-02-22T07:53:00Z">
        <w:r w:rsidRPr="00DA7EA7" w:rsidDel="00590923">
          <w:lastRenderedPageBreak/>
          <w:delText>Biologie:</w:delText>
        </w:r>
      </w:del>
      <w:ins w:id="109" w:author="ZICO" w:date="2026-02-22T07:53:00Z">
        <w:r w:rsidR="00590923" w:rsidRPr="00DA7EA7">
          <w:t>Biologie :</w:t>
        </w:r>
      </w:ins>
    </w:p>
    <w:p w14:paraId="5B2967B9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Augmentation du fer sérique, de la férritinémie, et de la transferrinémie </w:t>
      </w:r>
    </w:p>
    <w:p w14:paraId="5E7D0C95" w14:textId="77777777" w:rsidR="005102F3" w:rsidRPr="00DA7EA7" w:rsidRDefault="005102F3">
      <w:pPr>
        <w:pStyle w:val="Titre5"/>
        <w:pPrChange w:id="110" w:author="ZICO" w:date="2026-02-22T07:54:00Z">
          <w:pPr>
            <w:numPr>
              <w:ilvl w:val="1"/>
              <w:numId w:val="97"/>
            </w:numPr>
            <w:ind w:left="1080" w:hanging="360"/>
          </w:pPr>
        </w:pPrChange>
      </w:pPr>
      <w:r w:rsidRPr="00DA7EA7">
        <w:t>Traitement</w:t>
      </w:r>
    </w:p>
    <w:p w14:paraId="7E588AF0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Prévention</w:t>
      </w:r>
    </w:p>
    <w:p w14:paraId="25D71F16" w14:textId="77777777" w:rsidR="005102F3" w:rsidRDefault="005102F3" w:rsidP="005102F3">
      <w:pPr>
        <w:numPr>
          <w:ilvl w:val="3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Espacer les transfusions</w:t>
      </w:r>
    </w:p>
    <w:p w14:paraId="48D0593F" w14:textId="77777777" w:rsidR="005102F3" w:rsidRDefault="005102F3" w:rsidP="005102F3">
      <w:pPr>
        <w:numPr>
          <w:ilvl w:val="3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Echange transfusionnel</w:t>
      </w:r>
    </w:p>
    <w:p w14:paraId="7BFC9FF2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Traitement curatif</w:t>
      </w:r>
    </w:p>
    <w:p w14:paraId="259113DB" w14:textId="77777777" w:rsidR="005102F3" w:rsidRDefault="005102F3" w:rsidP="005102F3">
      <w:pPr>
        <w:numPr>
          <w:ilvl w:val="3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Chélateur de fer</w:t>
      </w:r>
    </w:p>
    <w:p w14:paraId="49B385A9" w14:textId="77777777" w:rsidR="005102F3" w:rsidRDefault="005102F3" w:rsidP="005102F3">
      <w:pPr>
        <w:numPr>
          <w:ilvl w:val="4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Injection de Desferoxamine Desferal* 500mg en IM ou en IV par jour</w:t>
      </w:r>
    </w:p>
    <w:p w14:paraId="071B7AB7" w14:textId="77777777" w:rsidR="005102F3" w:rsidRDefault="005102F3" w:rsidP="005102F3">
      <w:pPr>
        <w:numPr>
          <w:ilvl w:val="4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Desferasirox Exjade* Asunra*</w:t>
      </w:r>
    </w:p>
    <w:p w14:paraId="443F7B8C" w14:textId="77777777" w:rsidR="005102F3" w:rsidRDefault="005102F3" w:rsidP="005102F3">
      <w:pPr>
        <w:numPr>
          <w:ilvl w:val="5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 os 20 mg</w:t>
      </w:r>
      <w:r>
        <w:rPr>
          <w:rFonts w:ascii="Times New Roman" w:eastAsia="Times New Roman" w:hAnsi="Times New Roman" w:cs="Times New Roman"/>
          <w:vertAlign w:val="superscript"/>
        </w:rPr>
        <w:t>/</w:t>
      </w:r>
      <w:r>
        <w:rPr>
          <w:rFonts w:ascii="Times New Roman" w:eastAsia="Times New Roman" w:hAnsi="Times New Roman" w:cs="Times New Roman"/>
        </w:rPr>
        <w:t xml:space="preserve">kg/j (surveillance de la créatininémie) </w:t>
      </w:r>
    </w:p>
    <w:p w14:paraId="5273851F" w14:textId="77777777" w:rsidR="005102F3" w:rsidRDefault="005102F3" w:rsidP="005102F3">
      <w:pPr>
        <w:rPr>
          <w:rFonts w:ascii="Times New Roman" w:eastAsia="Times New Roman" w:hAnsi="Times New Roman" w:cs="Times New Roman"/>
        </w:rPr>
      </w:pPr>
    </w:p>
    <w:p w14:paraId="34C6D93E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 transfuser que ceux qui en ont besoin</w:t>
      </w:r>
    </w:p>
    <w:p w14:paraId="4B88F757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 transfuser que le PSL nécessaire</w:t>
      </w:r>
    </w:p>
    <w:p w14:paraId="608599F2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Bien surveiller le patient transfusé</w:t>
      </w:r>
    </w:p>
    <w:p w14:paraId="006FD4DA" w14:textId="77777777" w:rsidR="005102F3" w:rsidRDefault="005102F3" w:rsidP="005102F3">
      <w:pPr>
        <w:numPr>
          <w:ilvl w:val="2"/>
          <w:numId w:val="9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Une partie des complications immunologiques et infectieuses sont évitables par une bonne sensibilisation et une bonne sélection des donneurs</w:t>
      </w:r>
    </w:p>
    <w:p w14:paraId="5D454CF1" w14:textId="77777777" w:rsidR="005102F3" w:rsidRDefault="005102F3" w:rsidP="005102F3"/>
    <w:p w14:paraId="0262D20D" w14:textId="77777777" w:rsidR="0077066E" w:rsidRDefault="0077066E" w:rsidP="00B83B88">
      <w:pPr>
        <w:spacing w:line="480" w:lineRule="auto"/>
        <w:rPr>
          <w:rFonts w:ascii="Times New Roman" w:hAnsi="Times New Roman" w:cs="Times New Roman"/>
          <w:b/>
          <w:bCs/>
          <w:szCs w:val="24"/>
        </w:rPr>
      </w:pPr>
    </w:p>
    <w:sectPr w:rsidR="0077066E">
      <w:footerReference w:type="default" r:id="rId8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83687" w14:textId="77777777" w:rsidR="00230EFE" w:rsidRDefault="00230EFE" w:rsidP="00521151">
      <w:pPr>
        <w:spacing w:after="0" w:line="240" w:lineRule="auto"/>
      </w:pPr>
      <w:r>
        <w:separator/>
      </w:r>
    </w:p>
  </w:endnote>
  <w:endnote w:type="continuationSeparator" w:id="0">
    <w:p w14:paraId="418F3EB4" w14:textId="77777777" w:rsidR="00230EFE" w:rsidRDefault="00230EFE" w:rsidP="00521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24D8D" w14:textId="4697BA36" w:rsidR="00876308" w:rsidRPr="00876308" w:rsidRDefault="00230EFE" w:rsidP="00876308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876308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A4F9262" wp14:editId="5CAA0F29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4" name="Organigramme : Alternativ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F90F8" w14:textId="77777777" w:rsidR="00876308" w:rsidRDefault="00876308" w:rsidP="00876308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A4F9262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4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YP0S1x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49AF90F8" w14:textId="77777777" w:rsidR="00876308" w:rsidRDefault="00876308" w:rsidP="00876308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876308">
      <w:rPr>
        <w:i/>
        <w:iCs/>
      </w:rPr>
      <w:t>Ny Antra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53264" w14:textId="77777777" w:rsidR="00230EFE" w:rsidRDefault="00230EFE" w:rsidP="00521151">
      <w:pPr>
        <w:spacing w:after="0" w:line="240" w:lineRule="auto"/>
      </w:pPr>
      <w:r>
        <w:separator/>
      </w:r>
    </w:p>
  </w:footnote>
  <w:footnote w:type="continuationSeparator" w:id="0">
    <w:p w14:paraId="36D8435A" w14:textId="77777777" w:rsidR="00230EFE" w:rsidRDefault="00230EFE" w:rsidP="00521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69B3"/>
    <w:multiLevelType w:val="hybridMultilevel"/>
    <w:tmpl w:val="716CCF3A"/>
    <w:lvl w:ilvl="0" w:tplc="934EC4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FE90C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26A4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F275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76C2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1291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02F7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864C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44B8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C0E3D"/>
    <w:multiLevelType w:val="hybridMultilevel"/>
    <w:tmpl w:val="B99E71B6"/>
    <w:lvl w:ilvl="0" w:tplc="F3767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0AD1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C490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3F20E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4BF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596B3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56D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4CDA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44C9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D4075B"/>
    <w:multiLevelType w:val="hybridMultilevel"/>
    <w:tmpl w:val="B31EF368"/>
    <w:lvl w:ilvl="0" w:tplc="655CFD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2AD5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00AE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AE96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0AB1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0C6C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51C63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023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22D4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53D1CC5"/>
    <w:multiLevelType w:val="hybridMultilevel"/>
    <w:tmpl w:val="C15210D0"/>
    <w:lvl w:ilvl="0" w:tplc="787A7C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22D0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BAA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74FE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4E57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C7251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76EF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F28F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BECC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77D7227"/>
    <w:multiLevelType w:val="hybridMultilevel"/>
    <w:tmpl w:val="402C41FA"/>
    <w:lvl w:ilvl="0" w:tplc="82209E8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716D54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B4BE842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3E9EAF3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8ACE817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81F8789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F5A55C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53ECD5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5D3E76D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 w15:restartNumberingAfterBreak="0">
    <w:nsid w:val="079A3D3C"/>
    <w:multiLevelType w:val="hybridMultilevel"/>
    <w:tmpl w:val="B35C7506"/>
    <w:lvl w:ilvl="0" w:tplc="F9B082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3423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5A0BB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32707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A426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CE4E0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D445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40B3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0924B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7F75134"/>
    <w:multiLevelType w:val="hybridMultilevel"/>
    <w:tmpl w:val="E1F28E9E"/>
    <w:lvl w:ilvl="0" w:tplc="C1A0890C">
      <w:start w:val="1"/>
      <w:numFmt w:val="upperLetter"/>
      <w:lvlText w:val="%1."/>
      <w:lvlJc w:val="left"/>
      <w:pPr>
        <w:ind w:left="1440" w:hanging="360"/>
      </w:pPr>
    </w:lvl>
    <w:lvl w:ilvl="1" w:tplc="3134EDA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33A697A">
      <w:start w:val="1"/>
      <w:numFmt w:val="lowerRoman"/>
      <w:lvlText w:val="%3."/>
      <w:lvlJc w:val="right"/>
      <w:pPr>
        <w:ind w:left="2880" w:hanging="360"/>
      </w:pPr>
    </w:lvl>
    <w:lvl w:ilvl="3" w:tplc="C668360C">
      <w:start w:val="1"/>
      <w:numFmt w:val="decimal"/>
      <w:lvlText w:val="%4."/>
      <w:lvlJc w:val="left"/>
      <w:pPr>
        <w:ind w:left="3600" w:hanging="360"/>
      </w:pPr>
    </w:lvl>
    <w:lvl w:ilvl="4" w:tplc="E864C73A">
      <w:start w:val="1"/>
      <w:numFmt w:val="lowerLetter"/>
      <w:lvlText w:val="%5."/>
      <w:lvlJc w:val="left"/>
      <w:pPr>
        <w:ind w:left="4320" w:hanging="360"/>
      </w:pPr>
    </w:lvl>
    <w:lvl w:ilvl="5" w:tplc="A6E08502" w:tentative="1">
      <w:start w:val="1"/>
      <w:numFmt w:val="lowerRoman"/>
      <w:lvlText w:val="%6."/>
      <w:lvlJc w:val="right"/>
      <w:pPr>
        <w:ind w:left="5040" w:hanging="360"/>
      </w:pPr>
    </w:lvl>
    <w:lvl w:ilvl="6" w:tplc="08724650" w:tentative="1">
      <w:start w:val="1"/>
      <w:numFmt w:val="decimal"/>
      <w:lvlText w:val="%7."/>
      <w:lvlJc w:val="left"/>
      <w:pPr>
        <w:ind w:left="5760" w:hanging="360"/>
      </w:pPr>
    </w:lvl>
    <w:lvl w:ilvl="7" w:tplc="E340A4BC" w:tentative="1">
      <w:start w:val="1"/>
      <w:numFmt w:val="lowerLetter"/>
      <w:lvlText w:val="%8."/>
      <w:lvlJc w:val="left"/>
      <w:pPr>
        <w:ind w:left="6480" w:hanging="360"/>
      </w:pPr>
    </w:lvl>
    <w:lvl w:ilvl="8" w:tplc="565095B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7" w15:restartNumberingAfterBreak="0">
    <w:nsid w:val="094005E8"/>
    <w:multiLevelType w:val="hybridMultilevel"/>
    <w:tmpl w:val="9BC8EA08"/>
    <w:lvl w:ilvl="0" w:tplc="D0501A9C">
      <w:start w:val="1"/>
      <w:numFmt w:val="decimal"/>
      <w:lvlText w:val="%1."/>
      <w:lvlJc w:val="left"/>
      <w:pPr>
        <w:ind w:left="720" w:hanging="360"/>
      </w:pPr>
    </w:lvl>
    <w:lvl w:ilvl="1" w:tplc="156ACDC6" w:tentative="1">
      <w:start w:val="1"/>
      <w:numFmt w:val="lowerLetter"/>
      <w:lvlText w:val="%2."/>
      <w:lvlJc w:val="left"/>
      <w:pPr>
        <w:ind w:left="1440" w:hanging="360"/>
      </w:pPr>
    </w:lvl>
    <w:lvl w:ilvl="2" w:tplc="B13CFDEA" w:tentative="1">
      <w:start w:val="1"/>
      <w:numFmt w:val="lowerRoman"/>
      <w:lvlText w:val="%3."/>
      <w:lvlJc w:val="right"/>
      <w:pPr>
        <w:ind w:left="2160" w:hanging="360"/>
      </w:pPr>
    </w:lvl>
    <w:lvl w:ilvl="3" w:tplc="A67EB82A" w:tentative="1">
      <w:start w:val="1"/>
      <w:numFmt w:val="decimal"/>
      <w:lvlText w:val="%4."/>
      <w:lvlJc w:val="left"/>
      <w:pPr>
        <w:ind w:left="2880" w:hanging="360"/>
      </w:pPr>
    </w:lvl>
    <w:lvl w:ilvl="4" w:tplc="9CE21B20" w:tentative="1">
      <w:start w:val="1"/>
      <w:numFmt w:val="lowerLetter"/>
      <w:lvlText w:val="%5."/>
      <w:lvlJc w:val="left"/>
      <w:pPr>
        <w:ind w:left="3600" w:hanging="360"/>
      </w:pPr>
    </w:lvl>
    <w:lvl w:ilvl="5" w:tplc="F08E21C8" w:tentative="1">
      <w:start w:val="1"/>
      <w:numFmt w:val="lowerRoman"/>
      <w:lvlText w:val="%6."/>
      <w:lvlJc w:val="right"/>
      <w:pPr>
        <w:ind w:left="4320" w:hanging="360"/>
      </w:pPr>
    </w:lvl>
    <w:lvl w:ilvl="6" w:tplc="5F42D006" w:tentative="1">
      <w:start w:val="1"/>
      <w:numFmt w:val="decimal"/>
      <w:lvlText w:val="%7."/>
      <w:lvlJc w:val="left"/>
      <w:pPr>
        <w:ind w:left="5040" w:hanging="360"/>
      </w:pPr>
    </w:lvl>
    <w:lvl w:ilvl="7" w:tplc="2F206780" w:tentative="1">
      <w:start w:val="1"/>
      <w:numFmt w:val="lowerLetter"/>
      <w:lvlText w:val="%8."/>
      <w:lvlJc w:val="left"/>
      <w:pPr>
        <w:ind w:left="5760" w:hanging="360"/>
      </w:pPr>
    </w:lvl>
    <w:lvl w:ilvl="8" w:tplc="F85A231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09B173C7"/>
    <w:multiLevelType w:val="hybridMultilevel"/>
    <w:tmpl w:val="C1C064AC"/>
    <w:lvl w:ilvl="0" w:tplc="B526E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3E5FB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34D2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16B5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7041E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CEC6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0BC7F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878BD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BA32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B2F4936"/>
    <w:multiLevelType w:val="hybridMultilevel"/>
    <w:tmpl w:val="B45A7220"/>
    <w:lvl w:ilvl="0" w:tplc="C150BD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C6A4C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DEE1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6326E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0473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86E7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9CFA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4EAA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9B89E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CE3124A"/>
    <w:multiLevelType w:val="hybridMultilevel"/>
    <w:tmpl w:val="9768D4F4"/>
    <w:lvl w:ilvl="0" w:tplc="4620A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9C8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EA6C5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0EB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4EB5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DA277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A94D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79A9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A02B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0E9E6E2F"/>
    <w:multiLevelType w:val="hybridMultilevel"/>
    <w:tmpl w:val="81EA55B6"/>
    <w:lvl w:ilvl="0" w:tplc="93E43D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B61F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31A49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CA20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4C0C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1CD2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94BA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E458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7ACB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1064CF1"/>
    <w:multiLevelType w:val="hybridMultilevel"/>
    <w:tmpl w:val="1EA4EEA4"/>
    <w:lvl w:ilvl="0" w:tplc="C89A4750">
      <w:start w:val="1"/>
      <w:numFmt w:val="bullet"/>
      <w:lvlText w:val="Ø"/>
      <w:lvlJc w:val="left"/>
      <w:pPr>
        <w:ind w:left="2880" w:hanging="360"/>
      </w:pPr>
      <w:rPr>
        <w:rFonts w:ascii="Wingdings" w:hAnsi="Wingdings"/>
      </w:rPr>
    </w:lvl>
    <w:lvl w:ilvl="1" w:tplc="1CF078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2" w:tplc="A2C25C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3" w:tplc="3A2ADA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4" w:tplc="A510EC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5" w:tplc="EE90A3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  <w:lvl w:ilvl="6" w:tplc="E70EB63E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/>
      </w:rPr>
    </w:lvl>
    <w:lvl w:ilvl="7" w:tplc="F790DE40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/>
      </w:rPr>
    </w:lvl>
    <w:lvl w:ilvl="8" w:tplc="DD80FEBE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/>
      </w:rPr>
    </w:lvl>
  </w:abstractNum>
  <w:abstractNum w:abstractNumId="13" w15:restartNumberingAfterBreak="0">
    <w:nsid w:val="13950241"/>
    <w:multiLevelType w:val="hybridMultilevel"/>
    <w:tmpl w:val="4AB6A0B4"/>
    <w:lvl w:ilvl="0" w:tplc="B768B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34EA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D27F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B6F1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1EC3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350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DEA6D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F8497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3D87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4CA3114"/>
    <w:multiLevelType w:val="hybridMultilevel"/>
    <w:tmpl w:val="37D2FBD4"/>
    <w:lvl w:ilvl="0" w:tplc="C046CC50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D4544FB0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98C0A75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5BAC34C8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6878474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1F7A167C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E398DE40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DBBC50D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BFD61E64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5" w15:restartNumberingAfterBreak="0">
    <w:nsid w:val="1522009A"/>
    <w:multiLevelType w:val="hybridMultilevel"/>
    <w:tmpl w:val="966AD666"/>
    <w:lvl w:ilvl="0" w:tplc="A01619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E221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AB443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4C57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C42C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DBC35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3604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1AD1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3052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65C04D0"/>
    <w:multiLevelType w:val="hybridMultilevel"/>
    <w:tmpl w:val="9A2E7AA4"/>
    <w:lvl w:ilvl="0" w:tplc="7688CDDE">
      <w:start w:val="1"/>
      <w:numFmt w:val="decimal"/>
      <w:lvlText w:val="%1."/>
      <w:lvlJc w:val="left"/>
      <w:pPr>
        <w:ind w:left="720" w:hanging="360"/>
      </w:pPr>
    </w:lvl>
    <w:lvl w:ilvl="1" w:tplc="7BF608CA">
      <w:start w:val="1"/>
      <w:numFmt w:val="lowerLetter"/>
      <w:lvlText w:val="%2."/>
      <w:lvlJc w:val="left"/>
      <w:pPr>
        <w:ind w:left="1440" w:hanging="360"/>
      </w:pPr>
    </w:lvl>
    <w:lvl w:ilvl="2" w:tplc="A10EFF8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5F0260AE" w:tentative="1">
      <w:start w:val="1"/>
      <w:numFmt w:val="decimal"/>
      <w:lvlText w:val="%4."/>
      <w:lvlJc w:val="left"/>
      <w:pPr>
        <w:ind w:left="2880" w:hanging="360"/>
      </w:pPr>
    </w:lvl>
    <w:lvl w:ilvl="4" w:tplc="804AF7B0" w:tentative="1">
      <w:start w:val="1"/>
      <w:numFmt w:val="lowerLetter"/>
      <w:lvlText w:val="%5."/>
      <w:lvlJc w:val="left"/>
      <w:pPr>
        <w:ind w:left="3600" w:hanging="360"/>
      </w:pPr>
    </w:lvl>
    <w:lvl w:ilvl="5" w:tplc="B290DE2A" w:tentative="1">
      <w:start w:val="1"/>
      <w:numFmt w:val="lowerRoman"/>
      <w:lvlText w:val="%6."/>
      <w:lvlJc w:val="right"/>
      <w:pPr>
        <w:ind w:left="4320" w:hanging="360"/>
      </w:pPr>
    </w:lvl>
    <w:lvl w:ilvl="6" w:tplc="9B267EAC" w:tentative="1">
      <w:start w:val="1"/>
      <w:numFmt w:val="decimal"/>
      <w:lvlText w:val="%7."/>
      <w:lvlJc w:val="left"/>
      <w:pPr>
        <w:ind w:left="5040" w:hanging="360"/>
      </w:pPr>
    </w:lvl>
    <w:lvl w:ilvl="7" w:tplc="F440BE44" w:tentative="1">
      <w:start w:val="1"/>
      <w:numFmt w:val="lowerLetter"/>
      <w:lvlText w:val="%8."/>
      <w:lvlJc w:val="left"/>
      <w:pPr>
        <w:ind w:left="5760" w:hanging="360"/>
      </w:pPr>
    </w:lvl>
    <w:lvl w:ilvl="8" w:tplc="AE6CE53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16FD1F0C"/>
    <w:multiLevelType w:val="hybridMultilevel"/>
    <w:tmpl w:val="6F12747C"/>
    <w:lvl w:ilvl="0" w:tplc="27E841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ACE7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616E0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100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2E46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643B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1625C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4E602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C500E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7287D0B"/>
    <w:multiLevelType w:val="hybridMultilevel"/>
    <w:tmpl w:val="B510A3EA"/>
    <w:lvl w:ilvl="0" w:tplc="F7E0F7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CC7F4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80CF7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166FB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040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40857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E46D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C811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6A34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906294E"/>
    <w:multiLevelType w:val="hybridMultilevel"/>
    <w:tmpl w:val="B1DCDB30"/>
    <w:lvl w:ilvl="0" w:tplc="673E3C44">
      <w:start w:val="1"/>
      <w:numFmt w:val="upperLetter"/>
      <w:lvlText w:val="%1."/>
      <w:lvlJc w:val="left"/>
      <w:pPr>
        <w:ind w:left="720" w:hanging="360"/>
      </w:pPr>
    </w:lvl>
    <w:lvl w:ilvl="1" w:tplc="5680F5EC">
      <w:start w:val="1"/>
      <w:numFmt w:val="lowerLetter"/>
      <w:lvlText w:val="%2."/>
      <w:lvlJc w:val="left"/>
      <w:pPr>
        <w:ind w:left="1440" w:hanging="360"/>
      </w:pPr>
    </w:lvl>
    <w:lvl w:ilvl="2" w:tplc="F7DC540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00681588">
      <w:start w:val="1"/>
      <w:numFmt w:val="decimal"/>
      <w:lvlText w:val="%4."/>
      <w:lvlJc w:val="left"/>
      <w:pPr>
        <w:ind w:left="2880" w:hanging="360"/>
      </w:pPr>
    </w:lvl>
    <w:lvl w:ilvl="4" w:tplc="7D2EBC34">
      <w:start w:val="1"/>
      <w:numFmt w:val="lowerLetter"/>
      <w:lvlText w:val="%5."/>
      <w:lvlJc w:val="left"/>
      <w:pPr>
        <w:ind w:left="3600" w:hanging="360"/>
      </w:pPr>
    </w:lvl>
    <w:lvl w:ilvl="5" w:tplc="CBB0CB7C" w:tentative="1">
      <w:start w:val="1"/>
      <w:numFmt w:val="lowerRoman"/>
      <w:lvlText w:val="%6."/>
      <w:lvlJc w:val="right"/>
      <w:pPr>
        <w:ind w:left="4320" w:hanging="360"/>
      </w:pPr>
    </w:lvl>
    <w:lvl w:ilvl="6" w:tplc="FBDA9F5E" w:tentative="1">
      <w:start w:val="1"/>
      <w:numFmt w:val="decimal"/>
      <w:lvlText w:val="%7."/>
      <w:lvlJc w:val="left"/>
      <w:pPr>
        <w:ind w:left="5040" w:hanging="360"/>
      </w:pPr>
    </w:lvl>
    <w:lvl w:ilvl="7" w:tplc="5C9EA384" w:tentative="1">
      <w:start w:val="1"/>
      <w:numFmt w:val="lowerLetter"/>
      <w:lvlText w:val="%8."/>
      <w:lvlJc w:val="left"/>
      <w:pPr>
        <w:ind w:left="5760" w:hanging="360"/>
      </w:pPr>
    </w:lvl>
    <w:lvl w:ilvl="8" w:tplc="6A1412C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0" w15:restartNumberingAfterBreak="0">
    <w:nsid w:val="1AC531EC"/>
    <w:multiLevelType w:val="hybridMultilevel"/>
    <w:tmpl w:val="DEB45B12"/>
    <w:lvl w:ilvl="0" w:tplc="213423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2695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2058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BC8B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1A1E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402B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2C4C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A886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BA2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0B574F6"/>
    <w:multiLevelType w:val="hybridMultilevel"/>
    <w:tmpl w:val="84C610B6"/>
    <w:lvl w:ilvl="0" w:tplc="CD885996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EE7250"/>
    <w:multiLevelType w:val="hybridMultilevel"/>
    <w:tmpl w:val="799CB93A"/>
    <w:lvl w:ilvl="0" w:tplc="7CE8474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0518C3C6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FCF87698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11B81CE4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BD5CF9F8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/>
      </w:rPr>
    </w:lvl>
    <w:lvl w:ilvl="5" w:tplc="287C822C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659ECD7E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7A66450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/>
      </w:rPr>
    </w:lvl>
    <w:lvl w:ilvl="8" w:tplc="E458A58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3" w15:restartNumberingAfterBreak="0">
    <w:nsid w:val="241F041D"/>
    <w:multiLevelType w:val="hybridMultilevel"/>
    <w:tmpl w:val="D4F675AA"/>
    <w:lvl w:ilvl="0" w:tplc="766221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4045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480D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3E70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FE42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F6DE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F02C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20EA4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9AE0E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4C42765"/>
    <w:multiLevelType w:val="hybridMultilevel"/>
    <w:tmpl w:val="2BEEC83C"/>
    <w:lvl w:ilvl="0" w:tplc="329AC6D0">
      <w:start w:val="1"/>
      <w:numFmt w:val="upperLetter"/>
      <w:lvlText w:val="%1."/>
      <w:lvlJc w:val="left"/>
      <w:pPr>
        <w:ind w:left="1080" w:hanging="360"/>
      </w:pPr>
    </w:lvl>
    <w:lvl w:ilvl="1" w:tplc="BB7056D0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D1228D88">
      <w:start w:val="1"/>
      <w:numFmt w:val="lowerRoman"/>
      <w:lvlText w:val="%3."/>
      <w:lvlJc w:val="right"/>
      <w:pPr>
        <w:ind w:left="2520" w:hanging="360"/>
      </w:pPr>
    </w:lvl>
    <w:lvl w:ilvl="3" w:tplc="1E4EED7E">
      <w:start w:val="1"/>
      <w:numFmt w:val="decimal"/>
      <w:lvlText w:val="%4."/>
      <w:lvlJc w:val="left"/>
      <w:pPr>
        <w:ind w:left="3240" w:hanging="360"/>
      </w:pPr>
    </w:lvl>
    <w:lvl w:ilvl="4" w:tplc="9CE0C98E" w:tentative="1">
      <w:start w:val="1"/>
      <w:numFmt w:val="lowerLetter"/>
      <w:lvlText w:val="%5."/>
      <w:lvlJc w:val="left"/>
      <w:pPr>
        <w:ind w:left="3960" w:hanging="360"/>
      </w:pPr>
    </w:lvl>
    <w:lvl w:ilvl="5" w:tplc="E3EA3D66" w:tentative="1">
      <w:start w:val="1"/>
      <w:numFmt w:val="lowerRoman"/>
      <w:lvlText w:val="%6."/>
      <w:lvlJc w:val="right"/>
      <w:pPr>
        <w:ind w:left="4680" w:hanging="360"/>
      </w:pPr>
    </w:lvl>
    <w:lvl w:ilvl="6" w:tplc="D72895C2" w:tentative="1">
      <w:start w:val="1"/>
      <w:numFmt w:val="decimal"/>
      <w:lvlText w:val="%7."/>
      <w:lvlJc w:val="left"/>
      <w:pPr>
        <w:ind w:left="5400" w:hanging="360"/>
      </w:pPr>
    </w:lvl>
    <w:lvl w:ilvl="7" w:tplc="B2423C7A" w:tentative="1">
      <w:start w:val="1"/>
      <w:numFmt w:val="lowerLetter"/>
      <w:lvlText w:val="%8."/>
      <w:lvlJc w:val="left"/>
      <w:pPr>
        <w:ind w:left="6120" w:hanging="360"/>
      </w:pPr>
    </w:lvl>
    <w:lvl w:ilvl="8" w:tplc="94D41F06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5" w15:restartNumberingAfterBreak="0">
    <w:nsid w:val="255B4FB2"/>
    <w:multiLevelType w:val="hybridMultilevel"/>
    <w:tmpl w:val="386E1B88"/>
    <w:lvl w:ilvl="0" w:tplc="934EB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2AFDC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E32F0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A25E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D4DC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C42E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8D8C4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4EE4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DD457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5654161"/>
    <w:multiLevelType w:val="hybridMultilevel"/>
    <w:tmpl w:val="C066BBB2"/>
    <w:lvl w:ilvl="0" w:tplc="3274D3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EE4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1082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90F0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3A78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788A8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DC693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DEF4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B56D4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6694006"/>
    <w:multiLevelType w:val="hybridMultilevel"/>
    <w:tmpl w:val="AEAEDDD6"/>
    <w:lvl w:ilvl="0" w:tplc="156884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9ACF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C2C72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42EB7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5E10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56C8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EE66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424B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965E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9C3505F"/>
    <w:multiLevelType w:val="hybridMultilevel"/>
    <w:tmpl w:val="1E8C632A"/>
    <w:lvl w:ilvl="0" w:tplc="AC8AA9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5CEC878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6046E29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7E0896E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A0EA9B5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C9E86AA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BF84B2E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EF50991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236063E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9" w15:restartNumberingAfterBreak="0">
    <w:nsid w:val="2A9016D2"/>
    <w:multiLevelType w:val="hybridMultilevel"/>
    <w:tmpl w:val="47865636"/>
    <w:lvl w:ilvl="0" w:tplc="E198424E">
      <w:start w:val="1"/>
      <w:numFmt w:val="decimal"/>
      <w:lvlText w:val="%1."/>
      <w:lvlJc w:val="left"/>
      <w:pPr>
        <w:ind w:left="720" w:hanging="360"/>
      </w:pPr>
    </w:lvl>
    <w:lvl w:ilvl="1" w:tplc="2680580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6472E5DA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794CB7B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AA12E890" w:tentative="1">
      <w:start w:val="1"/>
      <w:numFmt w:val="lowerLetter"/>
      <w:lvlText w:val="%5."/>
      <w:lvlJc w:val="left"/>
      <w:pPr>
        <w:ind w:left="3600" w:hanging="360"/>
      </w:pPr>
    </w:lvl>
    <w:lvl w:ilvl="5" w:tplc="6FF80166" w:tentative="1">
      <w:start w:val="1"/>
      <w:numFmt w:val="lowerRoman"/>
      <w:lvlText w:val="%6."/>
      <w:lvlJc w:val="right"/>
      <w:pPr>
        <w:ind w:left="4320" w:hanging="360"/>
      </w:pPr>
    </w:lvl>
    <w:lvl w:ilvl="6" w:tplc="FD80A5CA" w:tentative="1">
      <w:start w:val="1"/>
      <w:numFmt w:val="decimal"/>
      <w:lvlText w:val="%7."/>
      <w:lvlJc w:val="left"/>
      <w:pPr>
        <w:ind w:left="5040" w:hanging="360"/>
      </w:pPr>
    </w:lvl>
    <w:lvl w:ilvl="7" w:tplc="C90077DA" w:tentative="1">
      <w:start w:val="1"/>
      <w:numFmt w:val="lowerLetter"/>
      <w:lvlText w:val="%8."/>
      <w:lvlJc w:val="left"/>
      <w:pPr>
        <w:ind w:left="5760" w:hanging="360"/>
      </w:pPr>
    </w:lvl>
    <w:lvl w:ilvl="8" w:tplc="4366FDF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0" w15:restartNumberingAfterBreak="0">
    <w:nsid w:val="2B4D55D8"/>
    <w:multiLevelType w:val="hybridMultilevel"/>
    <w:tmpl w:val="1BC0F5EE"/>
    <w:lvl w:ilvl="0" w:tplc="701EC6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86F5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B6F5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6CAD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BAEB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1A91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6812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C8F1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42B9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2C0444FA"/>
    <w:multiLevelType w:val="hybridMultilevel"/>
    <w:tmpl w:val="DB3C2D02"/>
    <w:lvl w:ilvl="0" w:tplc="F68E65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74236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FBE7D2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C46CF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D647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4CB2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4638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3EE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A077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C3E77C2"/>
    <w:multiLevelType w:val="hybridMultilevel"/>
    <w:tmpl w:val="7DC0B3EA"/>
    <w:lvl w:ilvl="0" w:tplc="F6CC85F0">
      <w:start w:val="1"/>
      <w:numFmt w:val="upperLetter"/>
      <w:lvlText w:val="%1."/>
      <w:lvlJc w:val="left"/>
      <w:pPr>
        <w:ind w:left="720" w:hanging="360"/>
      </w:pPr>
    </w:lvl>
    <w:lvl w:ilvl="1" w:tplc="AC26D3F8">
      <w:start w:val="1"/>
      <w:numFmt w:val="lowerLetter"/>
      <w:lvlText w:val="%2."/>
      <w:lvlJc w:val="left"/>
      <w:pPr>
        <w:ind w:left="1080" w:hanging="360"/>
      </w:p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E3AA4CC">
      <w:start w:val="1"/>
      <w:numFmt w:val="decimal"/>
      <w:lvlText w:val="%4."/>
      <w:lvlJc w:val="left"/>
      <w:pPr>
        <w:ind w:left="2880" w:hanging="360"/>
      </w:pPr>
    </w:lvl>
    <w:lvl w:ilvl="4" w:tplc="B1E298BC" w:tentative="1">
      <w:start w:val="1"/>
      <w:numFmt w:val="lowerLetter"/>
      <w:lvlText w:val="%5."/>
      <w:lvlJc w:val="left"/>
      <w:pPr>
        <w:ind w:left="3600" w:hanging="360"/>
      </w:pPr>
    </w:lvl>
    <w:lvl w:ilvl="5" w:tplc="01E2AD70" w:tentative="1">
      <w:start w:val="1"/>
      <w:numFmt w:val="lowerRoman"/>
      <w:lvlText w:val="%6."/>
      <w:lvlJc w:val="right"/>
      <w:pPr>
        <w:ind w:left="4320" w:hanging="360"/>
      </w:pPr>
    </w:lvl>
    <w:lvl w:ilvl="6" w:tplc="0F521E36" w:tentative="1">
      <w:start w:val="1"/>
      <w:numFmt w:val="decimal"/>
      <w:lvlText w:val="%7."/>
      <w:lvlJc w:val="left"/>
      <w:pPr>
        <w:ind w:left="5040" w:hanging="360"/>
      </w:pPr>
    </w:lvl>
    <w:lvl w:ilvl="7" w:tplc="84E85934" w:tentative="1">
      <w:start w:val="1"/>
      <w:numFmt w:val="lowerLetter"/>
      <w:lvlText w:val="%8."/>
      <w:lvlJc w:val="left"/>
      <w:pPr>
        <w:ind w:left="5760" w:hanging="360"/>
      </w:pPr>
    </w:lvl>
    <w:lvl w:ilvl="8" w:tplc="7F88124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3" w15:restartNumberingAfterBreak="0">
    <w:nsid w:val="2CC71697"/>
    <w:multiLevelType w:val="hybridMultilevel"/>
    <w:tmpl w:val="835E0E26"/>
    <w:lvl w:ilvl="0" w:tplc="162875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4C26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C667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1498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1C93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44B4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1062A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E2AC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E28D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2D3202F1"/>
    <w:multiLevelType w:val="hybridMultilevel"/>
    <w:tmpl w:val="0C58CD38"/>
    <w:lvl w:ilvl="0" w:tplc="7CF67C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98E4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E440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1C02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45889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02FD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DC284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AE11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521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2DDF706D"/>
    <w:multiLevelType w:val="hybridMultilevel"/>
    <w:tmpl w:val="A3684E30"/>
    <w:lvl w:ilvl="0" w:tplc="ED162E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347A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1EC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8F01A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04DF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1464F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2470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B0D2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CEA08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30710AD5"/>
    <w:multiLevelType w:val="hybridMultilevel"/>
    <w:tmpl w:val="7A3A7BDC"/>
    <w:lvl w:ilvl="0" w:tplc="14101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963B4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61665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31C1B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E09B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6302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18E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5E45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AED6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32B3482C"/>
    <w:multiLevelType w:val="hybridMultilevel"/>
    <w:tmpl w:val="F75E7F46"/>
    <w:lvl w:ilvl="0" w:tplc="269EF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D2EB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78D1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D6FE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BC37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4036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386D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5058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DE25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350B1B68"/>
    <w:multiLevelType w:val="hybridMultilevel"/>
    <w:tmpl w:val="11122D66"/>
    <w:lvl w:ilvl="0" w:tplc="F9967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302C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DC86C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6A4A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E7CBA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9F066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3499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1247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F2A6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362A3523"/>
    <w:multiLevelType w:val="hybridMultilevel"/>
    <w:tmpl w:val="81BA45B4"/>
    <w:lvl w:ilvl="0" w:tplc="5C50EA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07E554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01AEDE5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2C9EF53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5584ED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10E2058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B7201E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8B42D0F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492693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0" w15:restartNumberingAfterBreak="0">
    <w:nsid w:val="385D1381"/>
    <w:multiLevelType w:val="hybridMultilevel"/>
    <w:tmpl w:val="FE803A3E"/>
    <w:lvl w:ilvl="0" w:tplc="C2DE5E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B8B78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9407F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7E23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365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A8CA6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9C83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95C1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765C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39A12169"/>
    <w:multiLevelType w:val="hybridMultilevel"/>
    <w:tmpl w:val="E272E282"/>
    <w:lvl w:ilvl="0" w:tplc="55C87372">
      <w:start w:val="1"/>
      <w:numFmt w:val="decimal"/>
      <w:lvlText w:val="%1."/>
      <w:lvlJc w:val="left"/>
      <w:pPr>
        <w:ind w:left="720" w:hanging="360"/>
      </w:pPr>
    </w:lvl>
    <w:lvl w:ilvl="1" w:tplc="4E7AFFAA">
      <w:start w:val="1"/>
      <w:numFmt w:val="lowerLetter"/>
      <w:lvlText w:val="%2."/>
      <w:lvlJc w:val="left"/>
      <w:pPr>
        <w:ind w:left="1440" w:hanging="360"/>
      </w:pPr>
    </w:lvl>
    <w:lvl w:ilvl="2" w:tplc="B2D4E40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5CCC118" w:tentative="1">
      <w:start w:val="1"/>
      <w:numFmt w:val="decimal"/>
      <w:lvlText w:val="%4."/>
      <w:lvlJc w:val="left"/>
      <w:pPr>
        <w:ind w:left="2880" w:hanging="360"/>
      </w:pPr>
    </w:lvl>
    <w:lvl w:ilvl="4" w:tplc="54769E9A" w:tentative="1">
      <w:start w:val="1"/>
      <w:numFmt w:val="lowerLetter"/>
      <w:lvlText w:val="%5."/>
      <w:lvlJc w:val="left"/>
      <w:pPr>
        <w:ind w:left="3600" w:hanging="360"/>
      </w:pPr>
    </w:lvl>
    <w:lvl w:ilvl="5" w:tplc="009A7786" w:tentative="1">
      <w:start w:val="1"/>
      <w:numFmt w:val="lowerRoman"/>
      <w:lvlText w:val="%6."/>
      <w:lvlJc w:val="right"/>
      <w:pPr>
        <w:ind w:left="4320" w:hanging="360"/>
      </w:pPr>
    </w:lvl>
    <w:lvl w:ilvl="6" w:tplc="E3EA0906" w:tentative="1">
      <w:start w:val="1"/>
      <w:numFmt w:val="decimal"/>
      <w:lvlText w:val="%7."/>
      <w:lvlJc w:val="left"/>
      <w:pPr>
        <w:ind w:left="5040" w:hanging="360"/>
      </w:pPr>
    </w:lvl>
    <w:lvl w:ilvl="7" w:tplc="8EA274AC" w:tentative="1">
      <w:start w:val="1"/>
      <w:numFmt w:val="lowerLetter"/>
      <w:lvlText w:val="%8."/>
      <w:lvlJc w:val="left"/>
      <w:pPr>
        <w:ind w:left="5760" w:hanging="360"/>
      </w:pPr>
    </w:lvl>
    <w:lvl w:ilvl="8" w:tplc="5B06722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2" w15:restartNumberingAfterBreak="0">
    <w:nsid w:val="3DAF2A64"/>
    <w:multiLevelType w:val="hybridMultilevel"/>
    <w:tmpl w:val="DD466604"/>
    <w:lvl w:ilvl="0" w:tplc="33BC1C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FB489B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D9DA3DF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A606B38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FAF42FA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DDC2E65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E2300E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7E7845A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46057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3" w15:restartNumberingAfterBreak="0">
    <w:nsid w:val="3DCE57AB"/>
    <w:multiLevelType w:val="hybridMultilevel"/>
    <w:tmpl w:val="1ACC8558"/>
    <w:lvl w:ilvl="0" w:tplc="FE187D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AE411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D2CD7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C025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DA93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C660A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945D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F072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7EED7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3F5C7C09"/>
    <w:multiLevelType w:val="hybridMultilevel"/>
    <w:tmpl w:val="90021778"/>
    <w:lvl w:ilvl="0" w:tplc="AF8AD5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10953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321D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0408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680F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98B1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125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84C5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6682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FD75492"/>
    <w:multiLevelType w:val="hybridMultilevel"/>
    <w:tmpl w:val="4896F6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FF48C7"/>
    <w:multiLevelType w:val="hybridMultilevel"/>
    <w:tmpl w:val="9E3294A8"/>
    <w:lvl w:ilvl="0" w:tplc="9BA699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78CF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247E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6E73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9C46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D6AA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28EE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C64D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B23B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40E37534"/>
    <w:multiLevelType w:val="hybridMultilevel"/>
    <w:tmpl w:val="434C0D24"/>
    <w:lvl w:ilvl="0" w:tplc="66960F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16DC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2F44E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A0F4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3A0C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F27B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90424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F2A1F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9022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415B7C31"/>
    <w:multiLevelType w:val="hybridMultilevel"/>
    <w:tmpl w:val="5110582E"/>
    <w:lvl w:ilvl="0" w:tplc="52D896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FAD08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E4EB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162A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F487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E86A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9CEA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9C68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38AD8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42F85FD7"/>
    <w:multiLevelType w:val="hybridMultilevel"/>
    <w:tmpl w:val="02C8328C"/>
    <w:lvl w:ilvl="0" w:tplc="8BCEE9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5257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B8DF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308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5845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C850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963A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EE05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CE18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44732D51"/>
    <w:multiLevelType w:val="hybridMultilevel"/>
    <w:tmpl w:val="6A641B14"/>
    <w:lvl w:ilvl="0" w:tplc="4BD0DC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58044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4E1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4035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0140C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A14B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C031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36F4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A297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46FD09F9"/>
    <w:multiLevelType w:val="hybridMultilevel"/>
    <w:tmpl w:val="6F06A5B0"/>
    <w:lvl w:ilvl="0" w:tplc="FE464D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664004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D37E0CB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3A8F66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C7662E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DD102A0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B19404C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FC1A0CE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DFCAB9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2" w15:restartNumberingAfterBreak="0">
    <w:nsid w:val="478B6C26"/>
    <w:multiLevelType w:val="hybridMultilevel"/>
    <w:tmpl w:val="72CC6B00"/>
    <w:lvl w:ilvl="0" w:tplc="63204CF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2768884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C4EC4300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B9AC9E7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E05CCC1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3F66BC9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6C14B15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7096B10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794E05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3" w15:restartNumberingAfterBreak="0">
    <w:nsid w:val="485532EE"/>
    <w:multiLevelType w:val="hybridMultilevel"/>
    <w:tmpl w:val="0E20314E"/>
    <w:lvl w:ilvl="0" w:tplc="DAB01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DC50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EA23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E682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F29C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52E2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3C88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D247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1C85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4D794E8D"/>
    <w:multiLevelType w:val="hybridMultilevel"/>
    <w:tmpl w:val="7E46A304"/>
    <w:lvl w:ilvl="0" w:tplc="5CBC09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7475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AE6D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C6AA7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C85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E4086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B2D4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CA842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C382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4F52478E"/>
    <w:multiLevelType w:val="hybridMultilevel"/>
    <w:tmpl w:val="B30AF4C8"/>
    <w:lvl w:ilvl="0" w:tplc="5A96BA30">
      <w:start w:val="1"/>
      <w:numFmt w:val="decimal"/>
      <w:lvlText w:val="%1."/>
      <w:lvlJc w:val="left"/>
      <w:pPr>
        <w:ind w:left="420" w:hanging="360"/>
      </w:pPr>
    </w:lvl>
    <w:lvl w:ilvl="1" w:tplc="6BB2F656">
      <w:start w:val="1"/>
      <w:numFmt w:val="bullet"/>
      <w:lvlText w:val=""/>
      <w:lvlJc w:val="left"/>
      <w:pPr>
        <w:ind w:left="1140" w:hanging="360"/>
      </w:pPr>
      <w:rPr>
        <w:rFonts w:ascii="Symbol" w:hAnsi="Symbol"/>
      </w:rPr>
    </w:lvl>
    <w:lvl w:ilvl="2" w:tplc="DBF60C18" w:tentative="1">
      <w:start w:val="1"/>
      <w:numFmt w:val="lowerRoman"/>
      <w:lvlText w:val="%3."/>
      <w:lvlJc w:val="right"/>
      <w:pPr>
        <w:ind w:left="1860" w:hanging="360"/>
      </w:pPr>
    </w:lvl>
    <w:lvl w:ilvl="3" w:tplc="78EA4A7C" w:tentative="1">
      <w:start w:val="1"/>
      <w:numFmt w:val="decimal"/>
      <w:lvlText w:val="%4."/>
      <w:lvlJc w:val="left"/>
      <w:pPr>
        <w:ind w:left="2580" w:hanging="360"/>
      </w:pPr>
    </w:lvl>
    <w:lvl w:ilvl="4" w:tplc="DEDE96DE" w:tentative="1">
      <w:start w:val="1"/>
      <w:numFmt w:val="lowerLetter"/>
      <w:lvlText w:val="%5."/>
      <w:lvlJc w:val="left"/>
      <w:pPr>
        <w:ind w:left="3300" w:hanging="360"/>
      </w:pPr>
    </w:lvl>
    <w:lvl w:ilvl="5" w:tplc="43487CB2" w:tentative="1">
      <w:start w:val="1"/>
      <w:numFmt w:val="lowerRoman"/>
      <w:lvlText w:val="%6."/>
      <w:lvlJc w:val="right"/>
      <w:pPr>
        <w:ind w:left="4020" w:hanging="360"/>
      </w:pPr>
    </w:lvl>
    <w:lvl w:ilvl="6" w:tplc="2A3E09FE" w:tentative="1">
      <w:start w:val="1"/>
      <w:numFmt w:val="decimal"/>
      <w:lvlText w:val="%7."/>
      <w:lvlJc w:val="left"/>
      <w:pPr>
        <w:ind w:left="4740" w:hanging="360"/>
      </w:pPr>
    </w:lvl>
    <w:lvl w:ilvl="7" w:tplc="C54A61C2" w:tentative="1">
      <w:start w:val="1"/>
      <w:numFmt w:val="lowerLetter"/>
      <w:lvlText w:val="%8."/>
      <w:lvlJc w:val="left"/>
      <w:pPr>
        <w:ind w:left="5460" w:hanging="360"/>
      </w:pPr>
    </w:lvl>
    <w:lvl w:ilvl="8" w:tplc="ECC6EED6" w:tentative="1">
      <w:start w:val="1"/>
      <w:numFmt w:val="lowerRoman"/>
      <w:lvlText w:val="%9."/>
      <w:lvlJc w:val="right"/>
      <w:pPr>
        <w:ind w:left="6180" w:hanging="360"/>
      </w:pPr>
    </w:lvl>
  </w:abstractNum>
  <w:abstractNum w:abstractNumId="56" w15:restartNumberingAfterBreak="0">
    <w:nsid w:val="5031314D"/>
    <w:multiLevelType w:val="hybridMultilevel"/>
    <w:tmpl w:val="1E342016"/>
    <w:lvl w:ilvl="0" w:tplc="66B463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1CE3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9CEF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509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4439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264C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6E89E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7E83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7483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50905FEA"/>
    <w:multiLevelType w:val="hybridMultilevel"/>
    <w:tmpl w:val="D7FA5048"/>
    <w:lvl w:ilvl="0" w:tplc="6DE0C8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6091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6072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A865E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5683B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5402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5B87D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DE79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9CDD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51875EAA"/>
    <w:multiLevelType w:val="hybridMultilevel"/>
    <w:tmpl w:val="BE5A3780"/>
    <w:lvl w:ilvl="0" w:tplc="B59CA3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185F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B08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2837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7E2A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1469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2C3C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1651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22F6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53D25918"/>
    <w:multiLevelType w:val="hybridMultilevel"/>
    <w:tmpl w:val="706A1C6A"/>
    <w:lvl w:ilvl="0" w:tplc="7D6AB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88CF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44DD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BA36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FE0A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EC5F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0EE2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EF2BD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758CD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57731510"/>
    <w:multiLevelType w:val="hybridMultilevel"/>
    <w:tmpl w:val="552CD9AE"/>
    <w:lvl w:ilvl="0" w:tplc="752818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8AFD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C34AA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F5638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5CC9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226B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80D0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6E42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607B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57FF14D9"/>
    <w:multiLevelType w:val="hybridMultilevel"/>
    <w:tmpl w:val="DED4150C"/>
    <w:lvl w:ilvl="0" w:tplc="BF98B1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3428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1813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324F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50F8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CC3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ACD6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281C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3287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586328F1"/>
    <w:multiLevelType w:val="hybridMultilevel"/>
    <w:tmpl w:val="9E7A4774"/>
    <w:lvl w:ilvl="0" w:tplc="AC8C0C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281E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68C8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7821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2C0AA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460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E416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1C65A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B207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598470AA"/>
    <w:multiLevelType w:val="hybridMultilevel"/>
    <w:tmpl w:val="0E2CE95E"/>
    <w:lvl w:ilvl="0" w:tplc="4A04CBE0">
      <w:start w:val="1"/>
      <w:numFmt w:val="decimal"/>
      <w:lvlText w:val="%1."/>
      <w:lvlJc w:val="left"/>
      <w:pPr>
        <w:ind w:left="360" w:hanging="360"/>
      </w:pPr>
    </w:lvl>
    <w:lvl w:ilvl="1" w:tplc="F0EADDE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26DADD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DC2A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C898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92F8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BE07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262D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2DC39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59AF5043"/>
    <w:multiLevelType w:val="hybridMultilevel"/>
    <w:tmpl w:val="AFCCB0CA"/>
    <w:lvl w:ilvl="0" w:tplc="CAFE1E42">
      <w:start w:val="1"/>
      <w:numFmt w:val="decimal"/>
      <w:lvlText w:val="%1."/>
      <w:lvlJc w:val="left"/>
      <w:pPr>
        <w:ind w:left="720" w:hanging="360"/>
      </w:pPr>
    </w:lvl>
    <w:lvl w:ilvl="1" w:tplc="202A58C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1C7E9086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F162DA0">
      <w:start w:val="1"/>
      <w:numFmt w:val="decimal"/>
      <w:lvlText w:val="%4."/>
      <w:lvlJc w:val="left"/>
      <w:pPr>
        <w:ind w:left="2880" w:hanging="360"/>
      </w:pPr>
    </w:lvl>
    <w:lvl w:ilvl="4" w:tplc="A50E8988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938E397E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0D7A65DE" w:tentative="1">
      <w:start w:val="1"/>
      <w:numFmt w:val="decimal"/>
      <w:lvlText w:val="%7."/>
      <w:lvlJc w:val="left"/>
      <w:pPr>
        <w:ind w:left="5040" w:hanging="360"/>
      </w:pPr>
    </w:lvl>
    <w:lvl w:ilvl="7" w:tplc="56ECF63A" w:tentative="1">
      <w:start w:val="1"/>
      <w:numFmt w:val="lowerLetter"/>
      <w:lvlText w:val="%8."/>
      <w:lvlJc w:val="left"/>
      <w:pPr>
        <w:ind w:left="5760" w:hanging="360"/>
      </w:pPr>
    </w:lvl>
    <w:lvl w:ilvl="8" w:tplc="DA4E744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5" w15:restartNumberingAfterBreak="0">
    <w:nsid w:val="59B70AEF"/>
    <w:multiLevelType w:val="hybridMultilevel"/>
    <w:tmpl w:val="39920346"/>
    <w:lvl w:ilvl="0" w:tplc="DD966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423A2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A6495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103B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E6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A008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60AB4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8C1C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7C2F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59DE70BD"/>
    <w:multiLevelType w:val="hybridMultilevel"/>
    <w:tmpl w:val="BCD612B2"/>
    <w:lvl w:ilvl="0" w:tplc="A8043AD2">
      <w:start w:val="1"/>
      <w:numFmt w:val="decimal"/>
      <w:lvlText w:val="%1."/>
      <w:lvlJc w:val="left"/>
      <w:pPr>
        <w:ind w:left="720" w:hanging="360"/>
      </w:pPr>
    </w:lvl>
    <w:lvl w:ilvl="1" w:tplc="116CE262" w:tentative="1">
      <w:start w:val="1"/>
      <w:numFmt w:val="lowerLetter"/>
      <w:lvlText w:val="%2."/>
      <w:lvlJc w:val="left"/>
      <w:pPr>
        <w:ind w:left="1440" w:hanging="360"/>
      </w:pPr>
    </w:lvl>
    <w:lvl w:ilvl="2" w:tplc="58FACF9E" w:tentative="1">
      <w:start w:val="1"/>
      <w:numFmt w:val="lowerRoman"/>
      <w:lvlText w:val="%3."/>
      <w:lvlJc w:val="right"/>
      <w:pPr>
        <w:ind w:left="2160" w:hanging="360"/>
      </w:pPr>
    </w:lvl>
    <w:lvl w:ilvl="3" w:tplc="5622BBC8" w:tentative="1">
      <w:start w:val="1"/>
      <w:numFmt w:val="decimal"/>
      <w:lvlText w:val="%4."/>
      <w:lvlJc w:val="left"/>
      <w:pPr>
        <w:ind w:left="2880" w:hanging="360"/>
      </w:pPr>
    </w:lvl>
    <w:lvl w:ilvl="4" w:tplc="65F843BC" w:tentative="1">
      <w:start w:val="1"/>
      <w:numFmt w:val="lowerLetter"/>
      <w:lvlText w:val="%5."/>
      <w:lvlJc w:val="left"/>
      <w:pPr>
        <w:ind w:left="3600" w:hanging="360"/>
      </w:pPr>
    </w:lvl>
    <w:lvl w:ilvl="5" w:tplc="DDEC6908" w:tentative="1">
      <w:start w:val="1"/>
      <w:numFmt w:val="lowerRoman"/>
      <w:lvlText w:val="%6."/>
      <w:lvlJc w:val="right"/>
      <w:pPr>
        <w:ind w:left="4320" w:hanging="360"/>
      </w:pPr>
    </w:lvl>
    <w:lvl w:ilvl="6" w:tplc="B8A8818A" w:tentative="1">
      <w:start w:val="1"/>
      <w:numFmt w:val="decimal"/>
      <w:lvlText w:val="%7."/>
      <w:lvlJc w:val="left"/>
      <w:pPr>
        <w:ind w:left="5040" w:hanging="360"/>
      </w:pPr>
    </w:lvl>
    <w:lvl w:ilvl="7" w:tplc="ED00B566" w:tentative="1">
      <w:start w:val="1"/>
      <w:numFmt w:val="lowerLetter"/>
      <w:lvlText w:val="%8."/>
      <w:lvlJc w:val="left"/>
      <w:pPr>
        <w:ind w:left="5760" w:hanging="360"/>
      </w:pPr>
    </w:lvl>
    <w:lvl w:ilvl="8" w:tplc="7C7066D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7" w15:restartNumberingAfterBreak="0">
    <w:nsid w:val="5E703C60"/>
    <w:multiLevelType w:val="hybridMultilevel"/>
    <w:tmpl w:val="DABA8FDE"/>
    <w:lvl w:ilvl="0" w:tplc="D7F098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0B498E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ED1E35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73D4E8C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65A6214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1E8C640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C8489B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1349BB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F7040A7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8" w15:restartNumberingAfterBreak="0">
    <w:nsid w:val="5EC62E2C"/>
    <w:multiLevelType w:val="hybridMultilevel"/>
    <w:tmpl w:val="222EA896"/>
    <w:lvl w:ilvl="0" w:tplc="EF9CB2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96F0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7632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7816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BE5D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C273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320C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FE84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900C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5FF80410"/>
    <w:multiLevelType w:val="hybridMultilevel"/>
    <w:tmpl w:val="F8EAED54"/>
    <w:lvl w:ilvl="0" w:tplc="71E6F90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FCC25FDC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0B061EA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9B48898C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52D8BE4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4E42A66A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C8F85334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596E47DC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36EA406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70" w15:restartNumberingAfterBreak="0">
    <w:nsid w:val="61595884"/>
    <w:multiLevelType w:val="hybridMultilevel"/>
    <w:tmpl w:val="30BC2062"/>
    <w:lvl w:ilvl="0" w:tplc="B1AA5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C67A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AC873A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8E6D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AE83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624E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2641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80E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2C5B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15E224A"/>
    <w:multiLevelType w:val="hybridMultilevel"/>
    <w:tmpl w:val="4ADC61F8"/>
    <w:lvl w:ilvl="0" w:tplc="C92645D6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6EE858DA" w:tentative="1">
      <w:start w:val="1"/>
      <w:numFmt w:val="lowerLetter"/>
      <w:lvlText w:val="%2."/>
      <w:lvlJc w:val="left"/>
      <w:pPr>
        <w:ind w:left="1440" w:hanging="360"/>
      </w:pPr>
    </w:lvl>
    <w:lvl w:ilvl="2" w:tplc="2068B8E2" w:tentative="1">
      <w:start w:val="1"/>
      <w:numFmt w:val="lowerRoman"/>
      <w:lvlText w:val="%3."/>
      <w:lvlJc w:val="right"/>
      <w:pPr>
        <w:ind w:left="2160" w:hanging="360"/>
      </w:pPr>
    </w:lvl>
    <w:lvl w:ilvl="3" w:tplc="5EFC88D0" w:tentative="1">
      <w:start w:val="1"/>
      <w:numFmt w:val="decimal"/>
      <w:lvlText w:val="%4."/>
      <w:lvlJc w:val="left"/>
      <w:pPr>
        <w:ind w:left="2880" w:hanging="360"/>
      </w:pPr>
    </w:lvl>
    <w:lvl w:ilvl="4" w:tplc="2D509F34" w:tentative="1">
      <w:start w:val="1"/>
      <w:numFmt w:val="lowerLetter"/>
      <w:lvlText w:val="%5."/>
      <w:lvlJc w:val="left"/>
      <w:pPr>
        <w:ind w:left="3600" w:hanging="360"/>
      </w:pPr>
    </w:lvl>
    <w:lvl w:ilvl="5" w:tplc="2310773E" w:tentative="1">
      <w:start w:val="1"/>
      <w:numFmt w:val="lowerRoman"/>
      <w:lvlText w:val="%6."/>
      <w:lvlJc w:val="right"/>
      <w:pPr>
        <w:ind w:left="4320" w:hanging="360"/>
      </w:pPr>
    </w:lvl>
    <w:lvl w:ilvl="6" w:tplc="0AEA3210" w:tentative="1">
      <w:start w:val="1"/>
      <w:numFmt w:val="decimal"/>
      <w:lvlText w:val="%7."/>
      <w:lvlJc w:val="left"/>
      <w:pPr>
        <w:ind w:left="5040" w:hanging="360"/>
      </w:pPr>
    </w:lvl>
    <w:lvl w:ilvl="7" w:tplc="E9FCFB40" w:tentative="1">
      <w:start w:val="1"/>
      <w:numFmt w:val="lowerLetter"/>
      <w:lvlText w:val="%8."/>
      <w:lvlJc w:val="left"/>
      <w:pPr>
        <w:ind w:left="5760" w:hanging="360"/>
      </w:pPr>
    </w:lvl>
    <w:lvl w:ilvl="8" w:tplc="47DC547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2" w15:restartNumberingAfterBreak="0">
    <w:nsid w:val="61AC618A"/>
    <w:multiLevelType w:val="hybridMultilevel"/>
    <w:tmpl w:val="58C85854"/>
    <w:lvl w:ilvl="0" w:tplc="0AA0D9B8">
      <w:start w:val="1"/>
      <w:numFmt w:val="decimal"/>
      <w:lvlText w:val="%1."/>
      <w:lvlJc w:val="left"/>
      <w:pPr>
        <w:ind w:left="720" w:hanging="360"/>
      </w:pPr>
    </w:lvl>
    <w:lvl w:ilvl="1" w:tplc="E4ECB75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C9A66282">
      <w:start w:val="1"/>
      <w:numFmt w:val="lowerRoman"/>
      <w:lvlText w:val="%3."/>
      <w:lvlJc w:val="right"/>
      <w:pPr>
        <w:ind w:left="2160" w:hanging="360"/>
      </w:pPr>
    </w:lvl>
    <w:lvl w:ilvl="3" w:tplc="7BDE9246" w:tentative="1">
      <w:start w:val="1"/>
      <w:numFmt w:val="decimal"/>
      <w:lvlText w:val="%4."/>
      <w:lvlJc w:val="left"/>
      <w:pPr>
        <w:ind w:left="2880" w:hanging="360"/>
      </w:pPr>
    </w:lvl>
    <w:lvl w:ilvl="4" w:tplc="02C6DC60" w:tentative="1">
      <w:start w:val="1"/>
      <w:numFmt w:val="lowerLetter"/>
      <w:lvlText w:val="%5."/>
      <w:lvlJc w:val="left"/>
      <w:pPr>
        <w:ind w:left="3600" w:hanging="360"/>
      </w:pPr>
    </w:lvl>
    <w:lvl w:ilvl="5" w:tplc="05025874" w:tentative="1">
      <w:start w:val="1"/>
      <w:numFmt w:val="lowerRoman"/>
      <w:lvlText w:val="%6."/>
      <w:lvlJc w:val="right"/>
      <w:pPr>
        <w:ind w:left="4320" w:hanging="360"/>
      </w:pPr>
    </w:lvl>
    <w:lvl w:ilvl="6" w:tplc="C5644052" w:tentative="1">
      <w:start w:val="1"/>
      <w:numFmt w:val="decimal"/>
      <w:lvlText w:val="%7."/>
      <w:lvlJc w:val="left"/>
      <w:pPr>
        <w:ind w:left="5040" w:hanging="360"/>
      </w:pPr>
    </w:lvl>
    <w:lvl w:ilvl="7" w:tplc="EBC6A01E" w:tentative="1">
      <w:start w:val="1"/>
      <w:numFmt w:val="lowerLetter"/>
      <w:lvlText w:val="%8."/>
      <w:lvlJc w:val="left"/>
      <w:pPr>
        <w:ind w:left="5760" w:hanging="360"/>
      </w:pPr>
    </w:lvl>
    <w:lvl w:ilvl="8" w:tplc="262CDB4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3" w15:restartNumberingAfterBreak="0">
    <w:nsid w:val="63086AFE"/>
    <w:multiLevelType w:val="hybridMultilevel"/>
    <w:tmpl w:val="AA6ED7EA"/>
    <w:lvl w:ilvl="0" w:tplc="DEFE7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9401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E8B2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6EE6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3449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3629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BE62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54895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FE8F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4502EFB"/>
    <w:multiLevelType w:val="hybridMultilevel"/>
    <w:tmpl w:val="368A9EE8"/>
    <w:lvl w:ilvl="0" w:tplc="D0FAC7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6C69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F0FC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1422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622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4A11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8CA2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BB07E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A4F6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5" w15:restartNumberingAfterBreak="0">
    <w:nsid w:val="65FB180F"/>
    <w:multiLevelType w:val="hybridMultilevel"/>
    <w:tmpl w:val="5C3E421A"/>
    <w:lvl w:ilvl="0" w:tplc="66425C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BA09254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3874169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C0B0B78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0A0A600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652EF0B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9014C81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2526A2F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D7683F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76" w15:restartNumberingAfterBreak="0">
    <w:nsid w:val="67C8332E"/>
    <w:multiLevelType w:val="hybridMultilevel"/>
    <w:tmpl w:val="43A47516"/>
    <w:lvl w:ilvl="0" w:tplc="6C268B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9654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33E9E4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0CB85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1A38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5A75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4F016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006C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D186B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68584489"/>
    <w:multiLevelType w:val="hybridMultilevel"/>
    <w:tmpl w:val="04BE3174"/>
    <w:lvl w:ilvl="0" w:tplc="B54E0DF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E1A751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D6A879A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A484CC3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38A3B1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E2832E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CD8F71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E6AABF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CE14532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78" w15:restartNumberingAfterBreak="0">
    <w:nsid w:val="6A7609D6"/>
    <w:multiLevelType w:val="hybridMultilevel"/>
    <w:tmpl w:val="EAEE5B12"/>
    <w:lvl w:ilvl="0" w:tplc="1B6A30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063A9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FEC3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A2C6C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44ED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72DA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6DC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BCC1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B56A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6C3A48BA"/>
    <w:multiLevelType w:val="hybridMultilevel"/>
    <w:tmpl w:val="8D50A61A"/>
    <w:lvl w:ilvl="0" w:tplc="DCD2F3A2">
      <w:start w:val="1"/>
      <w:numFmt w:val="upperLetter"/>
      <w:lvlText w:val="%1."/>
      <w:lvlJc w:val="left"/>
      <w:pPr>
        <w:ind w:left="360" w:hanging="360"/>
      </w:pPr>
    </w:lvl>
    <w:lvl w:ilvl="1" w:tplc="4D9CAA5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93A937A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509496B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761EE982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BB66C5D8" w:tentative="1">
      <w:start w:val="1"/>
      <w:numFmt w:val="lowerRoman"/>
      <w:lvlText w:val="%6."/>
      <w:lvlJc w:val="right"/>
      <w:pPr>
        <w:ind w:left="5040" w:hanging="360"/>
      </w:pPr>
    </w:lvl>
    <w:lvl w:ilvl="6" w:tplc="6400E152" w:tentative="1">
      <w:start w:val="1"/>
      <w:numFmt w:val="decimal"/>
      <w:lvlText w:val="%7."/>
      <w:lvlJc w:val="left"/>
      <w:pPr>
        <w:ind w:left="5760" w:hanging="360"/>
      </w:pPr>
    </w:lvl>
    <w:lvl w:ilvl="7" w:tplc="A43C3CFE" w:tentative="1">
      <w:start w:val="1"/>
      <w:numFmt w:val="lowerLetter"/>
      <w:lvlText w:val="%8."/>
      <w:lvlJc w:val="left"/>
      <w:pPr>
        <w:ind w:left="6480" w:hanging="360"/>
      </w:pPr>
    </w:lvl>
    <w:lvl w:ilvl="8" w:tplc="301E5CB0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80" w15:restartNumberingAfterBreak="0">
    <w:nsid w:val="6D936427"/>
    <w:multiLevelType w:val="hybridMultilevel"/>
    <w:tmpl w:val="1040BDC2"/>
    <w:lvl w:ilvl="0" w:tplc="2AC898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584B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6D0AC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CCB6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9054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1D297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92C6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5695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CA79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6DB867CE"/>
    <w:multiLevelType w:val="hybridMultilevel"/>
    <w:tmpl w:val="39143EA8"/>
    <w:lvl w:ilvl="0" w:tplc="0C8827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1651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40FB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682A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BEA1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68D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F0B0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168BB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246F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6E0E6BA1"/>
    <w:multiLevelType w:val="hybridMultilevel"/>
    <w:tmpl w:val="965CCB32"/>
    <w:lvl w:ilvl="0" w:tplc="D4DA5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5EC7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C0C49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1E9F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1C79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754B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42A2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7875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62FA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6E186DCC"/>
    <w:multiLevelType w:val="hybridMultilevel"/>
    <w:tmpl w:val="0F0487C0"/>
    <w:lvl w:ilvl="0" w:tplc="3740F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3871E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A092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AE63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E80F2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1433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C2E6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468E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3765E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06D5135"/>
    <w:multiLevelType w:val="hybridMultilevel"/>
    <w:tmpl w:val="39189B38"/>
    <w:lvl w:ilvl="0" w:tplc="422E58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B8AC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9693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84D0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5B21D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DACC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F858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90CB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0FE7F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5" w15:restartNumberingAfterBreak="0">
    <w:nsid w:val="717E30EE"/>
    <w:multiLevelType w:val="hybridMultilevel"/>
    <w:tmpl w:val="92486D48"/>
    <w:lvl w:ilvl="0" w:tplc="F9D27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CAD03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4EDA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704D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5AAFC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4ED3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14CF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B087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9F688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6" w15:restartNumberingAfterBreak="0">
    <w:nsid w:val="74566102"/>
    <w:multiLevelType w:val="hybridMultilevel"/>
    <w:tmpl w:val="9F561BEA"/>
    <w:lvl w:ilvl="0" w:tplc="299CBE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64BC7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588A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2C7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124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247A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0EC0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F0845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D467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7" w15:restartNumberingAfterBreak="0">
    <w:nsid w:val="74FC3F93"/>
    <w:multiLevelType w:val="hybridMultilevel"/>
    <w:tmpl w:val="576A0864"/>
    <w:lvl w:ilvl="0" w:tplc="435C6EC2">
      <w:start w:val="1"/>
      <w:numFmt w:val="decimal"/>
      <w:lvlText w:val="%1."/>
      <w:lvlJc w:val="left"/>
      <w:pPr>
        <w:ind w:left="720" w:hanging="360"/>
      </w:pPr>
    </w:lvl>
    <w:lvl w:ilvl="1" w:tplc="7E1C7C9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F3D4D0C2" w:tentative="1">
      <w:start w:val="1"/>
      <w:numFmt w:val="lowerRoman"/>
      <w:lvlText w:val="%3."/>
      <w:lvlJc w:val="right"/>
      <w:pPr>
        <w:ind w:left="2160" w:hanging="360"/>
      </w:pPr>
    </w:lvl>
    <w:lvl w:ilvl="3" w:tplc="21A8B628" w:tentative="1">
      <w:start w:val="1"/>
      <w:numFmt w:val="decimal"/>
      <w:lvlText w:val="%4."/>
      <w:lvlJc w:val="left"/>
      <w:pPr>
        <w:ind w:left="2880" w:hanging="360"/>
      </w:pPr>
    </w:lvl>
    <w:lvl w:ilvl="4" w:tplc="B0088EE2" w:tentative="1">
      <w:start w:val="1"/>
      <w:numFmt w:val="lowerLetter"/>
      <w:lvlText w:val="%5."/>
      <w:lvlJc w:val="left"/>
      <w:pPr>
        <w:ind w:left="3600" w:hanging="360"/>
      </w:pPr>
    </w:lvl>
    <w:lvl w:ilvl="5" w:tplc="13D413D4" w:tentative="1">
      <w:start w:val="1"/>
      <w:numFmt w:val="lowerRoman"/>
      <w:lvlText w:val="%6."/>
      <w:lvlJc w:val="right"/>
      <w:pPr>
        <w:ind w:left="4320" w:hanging="360"/>
      </w:pPr>
    </w:lvl>
    <w:lvl w:ilvl="6" w:tplc="31BC7766" w:tentative="1">
      <w:start w:val="1"/>
      <w:numFmt w:val="decimal"/>
      <w:lvlText w:val="%7."/>
      <w:lvlJc w:val="left"/>
      <w:pPr>
        <w:ind w:left="5040" w:hanging="360"/>
      </w:pPr>
    </w:lvl>
    <w:lvl w:ilvl="7" w:tplc="10747D3C" w:tentative="1">
      <w:start w:val="1"/>
      <w:numFmt w:val="lowerLetter"/>
      <w:lvlText w:val="%8."/>
      <w:lvlJc w:val="left"/>
      <w:pPr>
        <w:ind w:left="5760" w:hanging="360"/>
      </w:pPr>
    </w:lvl>
    <w:lvl w:ilvl="8" w:tplc="00589FB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8" w15:restartNumberingAfterBreak="0">
    <w:nsid w:val="74FF2A2B"/>
    <w:multiLevelType w:val="hybridMultilevel"/>
    <w:tmpl w:val="D11E1AE8"/>
    <w:lvl w:ilvl="0" w:tplc="A3C43E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3CDA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7C99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147A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AE837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282D0F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04CD7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086D5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9A23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9" w15:restartNumberingAfterBreak="0">
    <w:nsid w:val="7505175F"/>
    <w:multiLevelType w:val="hybridMultilevel"/>
    <w:tmpl w:val="996EAE9C"/>
    <w:lvl w:ilvl="0" w:tplc="2C46C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7090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82D2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9439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203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FCB4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948D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FC40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8E2E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77443FC8"/>
    <w:multiLevelType w:val="hybridMultilevel"/>
    <w:tmpl w:val="59D0EFB6"/>
    <w:lvl w:ilvl="0" w:tplc="CD5E464E">
      <w:start w:val="1"/>
      <w:numFmt w:val="decimal"/>
      <w:lvlText w:val="%1."/>
      <w:lvlJc w:val="left"/>
      <w:pPr>
        <w:ind w:left="720" w:hanging="360"/>
      </w:pPr>
    </w:lvl>
    <w:lvl w:ilvl="1" w:tplc="6C7EA8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744530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FF868296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2020BE9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 w:tplc="B246AAE0" w:tentative="1">
      <w:start w:val="1"/>
      <w:numFmt w:val="lowerRoman"/>
      <w:lvlText w:val="%6."/>
      <w:lvlJc w:val="right"/>
      <w:pPr>
        <w:ind w:left="4320" w:hanging="180"/>
      </w:pPr>
    </w:lvl>
    <w:lvl w:ilvl="6" w:tplc="04185FA8" w:tentative="1">
      <w:start w:val="1"/>
      <w:numFmt w:val="decimal"/>
      <w:lvlText w:val="%7."/>
      <w:lvlJc w:val="left"/>
      <w:pPr>
        <w:ind w:left="5040" w:hanging="360"/>
      </w:pPr>
    </w:lvl>
    <w:lvl w:ilvl="7" w:tplc="0A0260D2" w:tentative="1">
      <w:start w:val="1"/>
      <w:numFmt w:val="lowerLetter"/>
      <w:lvlText w:val="%8."/>
      <w:lvlJc w:val="left"/>
      <w:pPr>
        <w:ind w:left="5760" w:hanging="360"/>
      </w:pPr>
    </w:lvl>
    <w:lvl w:ilvl="8" w:tplc="F49EF2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9F637BF"/>
    <w:multiLevelType w:val="hybridMultilevel"/>
    <w:tmpl w:val="AB64AB68"/>
    <w:lvl w:ilvl="0" w:tplc="3CECA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0ABD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3EC0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AE39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308F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7DAD1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5462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AC77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DA24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2" w15:restartNumberingAfterBreak="0">
    <w:nsid w:val="7A3644CD"/>
    <w:multiLevelType w:val="hybridMultilevel"/>
    <w:tmpl w:val="7042231A"/>
    <w:lvl w:ilvl="0" w:tplc="23223BCC">
      <w:start w:val="1"/>
      <w:numFmt w:val="decimal"/>
      <w:lvlText w:val="%1."/>
      <w:lvlJc w:val="left"/>
      <w:pPr>
        <w:ind w:left="720" w:hanging="360"/>
      </w:pPr>
    </w:lvl>
    <w:lvl w:ilvl="1" w:tplc="5D7602A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57E2D1A" w:tentative="1">
      <w:start w:val="1"/>
      <w:numFmt w:val="lowerRoman"/>
      <w:lvlText w:val="%3."/>
      <w:lvlJc w:val="right"/>
      <w:pPr>
        <w:ind w:left="2160" w:hanging="360"/>
      </w:pPr>
    </w:lvl>
    <w:lvl w:ilvl="3" w:tplc="8FFE6A36" w:tentative="1">
      <w:start w:val="1"/>
      <w:numFmt w:val="decimal"/>
      <w:lvlText w:val="%4."/>
      <w:lvlJc w:val="left"/>
      <w:pPr>
        <w:ind w:left="2880" w:hanging="360"/>
      </w:pPr>
    </w:lvl>
    <w:lvl w:ilvl="4" w:tplc="3B84A11A" w:tentative="1">
      <w:start w:val="1"/>
      <w:numFmt w:val="lowerLetter"/>
      <w:lvlText w:val="%5."/>
      <w:lvlJc w:val="left"/>
      <w:pPr>
        <w:ind w:left="3600" w:hanging="360"/>
      </w:pPr>
    </w:lvl>
    <w:lvl w:ilvl="5" w:tplc="FB045066" w:tentative="1">
      <w:start w:val="1"/>
      <w:numFmt w:val="lowerRoman"/>
      <w:lvlText w:val="%6."/>
      <w:lvlJc w:val="right"/>
      <w:pPr>
        <w:ind w:left="4320" w:hanging="360"/>
      </w:pPr>
    </w:lvl>
    <w:lvl w:ilvl="6" w:tplc="EB5812BC" w:tentative="1">
      <w:start w:val="1"/>
      <w:numFmt w:val="decimal"/>
      <w:lvlText w:val="%7."/>
      <w:lvlJc w:val="left"/>
      <w:pPr>
        <w:ind w:left="5040" w:hanging="360"/>
      </w:pPr>
    </w:lvl>
    <w:lvl w:ilvl="7" w:tplc="1C0A0BB8" w:tentative="1">
      <w:start w:val="1"/>
      <w:numFmt w:val="lowerLetter"/>
      <w:lvlText w:val="%8."/>
      <w:lvlJc w:val="left"/>
      <w:pPr>
        <w:ind w:left="5760" w:hanging="360"/>
      </w:pPr>
    </w:lvl>
    <w:lvl w:ilvl="8" w:tplc="F20C75E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3" w15:restartNumberingAfterBreak="0">
    <w:nsid w:val="7B024F75"/>
    <w:multiLevelType w:val="hybridMultilevel"/>
    <w:tmpl w:val="FD94A216"/>
    <w:lvl w:ilvl="0" w:tplc="A482B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DA8C6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4AFE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449A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CE88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5234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0C9D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F8D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7C5F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4" w15:restartNumberingAfterBreak="0">
    <w:nsid w:val="7B67007C"/>
    <w:multiLevelType w:val="hybridMultilevel"/>
    <w:tmpl w:val="7B7CA2C8"/>
    <w:lvl w:ilvl="0" w:tplc="45E858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981A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9CA5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FCB0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E2841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B47D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C447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AA86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57832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7B72208E"/>
    <w:multiLevelType w:val="hybridMultilevel"/>
    <w:tmpl w:val="5FE8B23C"/>
    <w:lvl w:ilvl="0" w:tplc="5CA6A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7E85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E8D8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75269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BC1B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583F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703A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E68EA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24F7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6" w15:restartNumberingAfterBreak="0">
    <w:nsid w:val="7D2A00D6"/>
    <w:multiLevelType w:val="hybridMultilevel"/>
    <w:tmpl w:val="6B1206F2"/>
    <w:lvl w:ilvl="0" w:tplc="C79055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E8BB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CE4E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DE41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B6839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C08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A22B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6AA9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23A9D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7E9B51E6"/>
    <w:multiLevelType w:val="hybridMultilevel"/>
    <w:tmpl w:val="34D8C9E2"/>
    <w:lvl w:ilvl="0" w:tplc="7EE823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5C64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898F1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FF6B0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F689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3069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7A2E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A07F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E0F6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8" w15:restartNumberingAfterBreak="0">
    <w:nsid w:val="7F8F73B5"/>
    <w:multiLevelType w:val="hybridMultilevel"/>
    <w:tmpl w:val="61FEBE56"/>
    <w:lvl w:ilvl="0" w:tplc="6EECC24C">
      <w:start w:val="1"/>
      <w:numFmt w:val="decimal"/>
      <w:lvlText w:val="%1."/>
      <w:lvlJc w:val="left"/>
      <w:pPr>
        <w:ind w:left="720" w:hanging="360"/>
      </w:pPr>
    </w:lvl>
    <w:lvl w:ilvl="1" w:tplc="5ED8FFF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DF1EFDA6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8ADEFAEC" w:tentative="1">
      <w:start w:val="1"/>
      <w:numFmt w:val="decimal"/>
      <w:lvlText w:val="%4."/>
      <w:lvlJc w:val="left"/>
      <w:pPr>
        <w:ind w:left="2880" w:hanging="360"/>
      </w:pPr>
    </w:lvl>
    <w:lvl w:ilvl="4" w:tplc="C5E6A2B6" w:tentative="1">
      <w:start w:val="1"/>
      <w:numFmt w:val="lowerLetter"/>
      <w:lvlText w:val="%5."/>
      <w:lvlJc w:val="left"/>
      <w:pPr>
        <w:ind w:left="3600" w:hanging="360"/>
      </w:pPr>
    </w:lvl>
    <w:lvl w:ilvl="5" w:tplc="AE60334C" w:tentative="1">
      <w:start w:val="1"/>
      <w:numFmt w:val="lowerRoman"/>
      <w:lvlText w:val="%6."/>
      <w:lvlJc w:val="right"/>
      <w:pPr>
        <w:ind w:left="4320" w:hanging="360"/>
      </w:pPr>
    </w:lvl>
    <w:lvl w:ilvl="6" w:tplc="3B8E2676" w:tentative="1">
      <w:start w:val="1"/>
      <w:numFmt w:val="decimal"/>
      <w:lvlText w:val="%7."/>
      <w:lvlJc w:val="left"/>
      <w:pPr>
        <w:ind w:left="5040" w:hanging="360"/>
      </w:pPr>
    </w:lvl>
    <w:lvl w:ilvl="7" w:tplc="E63AF974" w:tentative="1">
      <w:start w:val="1"/>
      <w:numFmt w:val="lowerLetter"/>
      <w:lvlText w:val="%8."/>
      <w:lvlJc w:val="left"/>
      <w:pPr>
        <w:ind w:left="5760" w:hanging="360"/>
      </w:pPr>
    </w:lvl>
    <w:lvl w:ilvl="8" w:tplc="5A7A82BC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5"/>
  </w:num>
  <w:num w:numId="2">
    <w:abstractNumId w:val="47"/>
  </w:num>
  <w:num w:numId="3">
    <w:abstractNumId w:val="13"/>
  </w:num>
  <w:num w:numId="4">
    <w:abstractNumId w:val="86"/>
  </w:num>
  <w:num w:numId="5">
    <w:abstractNumId w:val="55"/>
  </w:num>
  <w:num w:numId="6">
    <w:abstractNumId w:val="7"/>
  </w:num>
  <w:num w:numId="7">
    <w:abstractNumId w:val="1"/>
  </w:num>
  <w:num w:numId="8">
    <w:abstractNumId w:val="30"/>
  </w:num>
  <w:num w:numId="9">
    <w:abstractNumId w:val="82"/>
  </w:num>
  <w:num w:numId="10">
    <w:abstractNumId w:val="19"/>
  </w:num>
  <w:num w:numId="11">
    <w:abstractNumId w:val="24"/>
  </w:num>
  <w:num w:numId="12">
    <w:abstractNumId w:val="22"/>
  </w:num>
  <w:num w:numId="13">
    <w:abstractNumId w:val="4"/>
  </w:num>
  <w:num w:numId="14">
    <w:abstractNumId w:val="75"/>
  </w:num>
  <w:num w:numId="15">
    <w:abstractNumId w:val="6"/>
  </w:num>
  <w:num w:numId="16">
    <w:abstractNumId w:val="28"/>
  </w:num>
  <w:num w:numId="17">
    <w:abstractNumId w:val="77"/>
  </w:num>
  <w:num w:numId="18">
    <w:abstractNumId w:val="52"/>
  </w:num>
  <w:num w:numId="19">
    <w:abstractNumId w:val="79"/>
  </w:num>
  <w:num w:numId="20">
    <w:abstractNumId w:val="31"/>
  </w:num>
  <w:num w:numId="21">
    <w:abstractNumId w:val="59"/>
  </w:num>
  <w:num w:numId="22">
    <w:abstractNumId w:val="46"/>
  </w:num>
  <w:num w:numId="23">
    <w:abstractNumId w:val="2"/>
  </w:num>
  <w:num w:numId="24">
    <w:abstractNumId w:val="67"/>
  </w:num>
  <w:num w:numId="25">
    <w:abstractNumId w:val="78"/>
  </w:num>
  <w:num w:numId="26">
    <w:abstractNumId w:val="66"/>
  </w:num>
  <w:num w:numId="27">
    <w:abstractNumId w:val="95"/>
  </w:num>
  <w:num w:numId="28">
    <w:abstractNumId w:val="89"/>
  </w:num>
  <w:num w:numId="29">
    <w:abstractNumId w:val="34"/>
  </w:num>
  <w:num w:numId="30">
    <w:abstractNumId w:val="72"/>
  </w:num>
  <w:num w:numId="31">
    <w:abstractNumId w:val="62"/>
  </w:num>
  <w:num w:numId="32">
    <w:abstractNumId w:val="39"/>
  </w:num>
  <w:num w:numId="33">
    <w:abstractNumId w:val="51"/>
  </w:num>
  <w:num w:numId="34">
    <w:abstractNumId w:val="42"/>
  </w:num>
  <w:num w:numId="35">
    <w:abstractNumId w:val="69"/>
  </w:num>
  <w:num w:numId="36">
    <w:abstractNumId w:val="14"/>
  </w:num>
  <w:num w:numId="37">
    <w:abstractNumId w:val="12"/>
  </w:num>
  <w:num w:numId="38">
    <w:abstractNumId w:val="70"/>
  </w:num>
  <w:num w:numId="39">
    <w:abstractNumId w:val="74"/>
  </w:num>
  <w:num w:numId="40">
    <w:abstractNumId w:val="57"/>
  </w:num>
  <w:num w:numId="41">
    <w:abstractNumId w:val="33"/>
  </w:num>
  <w:num w:numId="42">
    <w:abstractNumId w:val="96"/>
  </w:num>
  <w:num w:numId="43">
    <w:abstractNumId w:val="85"/>
  </w:num>
  <w:num w:numId="44">
    <w:abstractNumId w:val="27"/>
  </w:num>
  <w:num w:numId="45">
    <w:abstractNumId w:val="65"/>
  </w:num>
  <w:num w:numId="46">
    <w:abstractNumId w:val="9"/>
  </w:num>
  <w:num w:numId="47">
    <w:abstractNumId w:val="76"/>
  </w:num>
  <w:num w:numId="48">
    <w:abstractNumId w:val="56"/>
  </w:num>
  <w:num w:numId="49">
    <w:abstractNumId w:val="63"/>
  </w:num>
  <w:num w:numId="50">
    <w:abstractNumId w:val="49"/>
  </w:num>
  <w:num w:numId="51">
    <w:abstractNumId w:val="5"/>
  </w:num>
  <w:num w:numId="52">
    <w:abstractNumId w:val="81"/>
  </w:num>
  <w:num w:numId="53">
    <w:abstractNumId w:val="54"/>
  </w:num>
  <w:num w:numId="54">
    <w:abstractNumId w:val="41"/>
  </w:num>
  <w:num w:numId="55">
    <w:abstractNumId w:val="98"/>
  </w:num>
  <w:num w:numId="56">
    <w:abstractNumId w:val="38"/>
  </w:num>
  <w:num w:numId="57">
    <w:abstractNumId w:val="68"/>
  </w:num>
  <w:num w:numId="58">
    <w:abstractNumId w:val="48"/>
  </w:num>
  <w:num w:numId="59">
    <w:abstractNumId w:val="90"/>
  </w:num>
  <w:num w:numId="60">
    <w:abstractNumId w:val="71"/>
  </w:num>
  <w:num w:numId="61">
    <w:abstractNumId w:val="91"/>
  </w:num>
  <w:num w:numId="62">
    <w:abstractNumId w:val="61"/>
  </w:num>
  <w:num w:numId="63">
    <w:abstractNumId w:val="36"/>
  </w:num>
  <w:num w:numId="64">
    <w:abstractNumId w:val="73"/>
  </w:num>
  <w:num w:numId="65">
    <w:abstractNumId w:val="16"/>
  </w:num>
  <w:num w:numId="66">
    <w:abstractNumId w:val="11"/>
  </w:num>
  <w:num w:numId="67">
    <w:abstractNumId w:val="53"/>
  </w:num>
  <w:num w:numId="68">
    <w:abstractNumId w:val="8"/>
  </w:num>
  <w:num w:numId="69">
    <w:abstractNumId w:val="50"/>
  </w:num>
  <w:num w:numId="70">
    <w:abstractNumId w:val="25"/>
  </w:num>
  <w:num w:numId="71">
    <w:abstractNumId w:val="10"/>
  </w:num>
  <w:num w:numId="72">
    <w:abstractNumId w:val="60"/>
  </w:num>
  <w:num w:numId="73">
    <w:abstractNumId w:val="17"/>
  </w:num>
  <w:num w:numId="74">
    <w:abstractNumId w:val="87"/>
  </w:num>
  <w:num w:numId="75">
    <w:abstractNumId w:val="35"/>
  </w:num>
  <w:num w:numId="76">
    <w:abstractNumId w:val="92"/>
  </w:num>
  <w:num w:numId="77">
    <w:abstractNumId w:val="32"/>
  </w:num>
  <w:num w:numId="78">
    <w:abstractNumId w:val="43"/>
  </w:num>
  <w:num w:numId="79">
    <w:abstractNumId w:val="97"/>
  </w:num>
  <w:num w:numId="80">
    <w:abstractNumId w:val="0"/>
  </w:num>
  <w:num w:numId="81">
    <w:abstractNumId w:val="93"/>
  </w:num>
  <w:num w:numId="82">
    <w:abstractNumId w:val="83"/>
  </w:num>
  <w:num w:numId="83">
    <w:abstractNumId w:val="58"/>
  </w:num>
  <w:num w:numId="84">
    <w:abstractNumId w:val="18"/>
  </w:num>
  <w:num w:numId="85">
    <w:abstractNumId w:val="37"/>
  </w:num>
  <w:num w:numId="86">
    <w:abstractNumId w:val="26"/>
  </w:num>
  <w:num w:numId="87">
    <w:abstractNumId w:val="40"/>
  </w:num>
  <w:num w:numId="88">
    <w:abstractNumId w:val="88"/>
  </w:num>
  <w:num w:numId="89">
    <w:abstractNumId w:val="20"/>
  </w:num>
  <w:num w:numId="90">
    <w:abstractNumId w:val="94"/>
  </w:num>
  <w:num w:numId="91">
    <w:abstractNumId w:val="84"/>
  </w:num>
  <w:num w:numId="92">
    <w:abstractNumId w:val="3"/>
  </w:num>
  <w:num w:numId="93">
    <w:abstractNumId w:val="23"/>
  </w:num>
  <w:num w:numId="94">
    <w:abstractNumId w:val="29"/>
  </w:num>
  <w:num w:numId="95">
    <w:abstractNumId w:val="44"/>
  </w:num>
  <w:num w:numId="96">
    <w:abstractNumId w:val="80"/>
  </w:num>
  <w:num w:numId="97">
    <w:abstractNumId w:val="64"/>
  </w:num>
  <w:num w:numId="98">
    <w:abstractNumId w:val="21"/>
  </w:num>
  <w:num w:numId="99">
    <w:abstractNumId w:val="45"/>
  </w:num>
  <w:numIdMacAtCleanup w:val="9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ICO">
    <w15:presenceInfo w15:providerId="None" w15:userId="ZIC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4096" w:nlCheck="1" w:checkStyle="0"/>
  <w:proofState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1F"/>
    <w:rsid w:val="000815EF"/>
    <w:rsid w:val="001551CA"/>
    <w:rsid w:val="00160DCA"/>
    <w:rsid w:val="001C0C39"/>
    <w:rsid w:val="00230EFE"/>
    <w:rsid w:val="00291D1F"/>
    <w:rsid w:val="002D3876"/>
    <w:rsid w:val="002E21B9"/>
    <w:rsid w:val="003F2D5D"/>
    <w:rsid w:val="004A5F07"/>
    <w:rsid w:val="005102F3"/>
    <w:rsid w:val="00521151"/>
    <w:rsid w:val="00566DF5"/>
    <w:rsid w:val="00590923"/>
    <w:rsid w:val="005D2097"/>
    <w:rsid w:val="005E63E5"/>
    <w:rsid w:val="006D5D6C"/>
    <w:rsid w:val="006F3591"/>
    <w:rsid w:val="00700B92"/>
    <w:rsid w:val="0077066E"/>
    <w:rsid w:val="007D00F5"/>
    <w:rsid w:val="00817CAF"/>
    <w:rsid w:val="00823A60"/>
    <w:rsid w:val="00876308"/>
    <w:rsid w:val="008D6720"/>
    <w:rsid w:val="0091116A"/>
    <w:rsid w:val="00927AC4"/>
    <w:rsid w:val="009C4274"/>
    <w:rsid w:val="009D09D0"/>
    <w:rsid w:val="009D3EB8"/>
    <w:rsid w:val="009E4569"/>
    <w:rsid w:val="00AB65FD"/>
    <w:rsid w:val="00B066F9"/>
    <w:rsid w:val="00B61E9F"/>
    <w:rsid w:val="00B75C62"/>
    <w:rsid w:val="00B83B88"/>
    <w:rsid w:val="00D154EC"/>
    <w:rsid w:val="00DD34C8"/>
    <w:rsid w:val="00E050AD"/>
    <w:rsid w:val="00E5612F"/>
    <w:rsid w:val="00E71F48"/>
    <w:rsid w:val="00ED08BB"/>
    <w:rsid w:val="00F31B7E"/>
    <w:rsid w:val="00F74A5F"/>
    <w:rsid w:val="00FB52C8"/>
    <w:rsid w:val="00FE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703A7B"/>
  <w15:docId w15:val="{2CB4FD9F-FC62-47C0-8A29-58508429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0F5"/>
    <w:pPr>
      <w:spacing w:after="160"/>
    </w:pPr>
  </w:style>
  <w:style w:type="paragraph" w:styleId="Titre1">
    <w:name w:val="heading 1"/>
    <w:basedOn w:val="Normal"/>
    <w:next w:val="Normal"/>
    <w:link w:val="Titre1Car"/>
    <w:uiPriority w:val="9"/>
    <w:qFormat/>
    <w:rsid w:val="008D672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  <w:pPrChange w:id="0" w:author="ZICO" w:date="2026-02-26T12:18:00Z">
        <w:pPr>
          <w:keepNext/>
          <w:keepLines/>
          <w:spacing w:before="24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C00000"/>
      <w:sz w:val="32"/>
      <w:szCs w:val="32"/>
      <w:rPrChange w:id="0" w:author="ZICO" w:date="2026-02-26T12:18:00Z">
        <w:rPr>
          <w:rFonts w:asciiTheme="majorHAnsi" w:eastAsiaTheme="majorEastAsia" w:hAnsiTheme="majorHAnsi" w:cstheme="majorBidi"/>
          <w:color w:val="C00000"/>
          <w:sz w:val="32"/>
          <w:szCs w:val="32"/>
          <w:lang w:val="fr-FR" w:eastAsia="fr-FR" w:bidi="ar-SA"/>
        </w:rPr>
      </w:rPrChange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4569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E4569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E4569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E4569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E4569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E4569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8D6720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E4569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9E456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9E4569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9E4569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9E4569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9E4569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9E4569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kern w:val="28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9E4569"/>
    <w:rPr>
      <w:rFonts w:ascii="Calibri Light" w:eastAsiaTheme="majorEastAsia" w:hAnsi="Calibri Light" w:cstheme="majorBidi"/>
      <w:b/>
      <w:caps/>
      <w:color w:val="323E4F" w:themeColor="text2" w:themeShade="BF"/>
      <w:spacing w:val="-10"/>
      <w:kern w:val="28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9E4569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hAnsi="Courier New" w:cs="Courier New"/>
      <w:sz w:val="21"/>
      <w:szCs w:val="21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Policepardfaut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Policepardfaut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Policepardfaut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Policepardfaut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Policepardfaut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Policepardfaut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Policepardfaut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Policepardfaut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Policepardfaut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Policepardfaut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Policepardfaut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basedOn w:val="Policepardfaut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basedOn w:val="Policepardfaut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basedOn w:val="Policepardfau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Policepardfaut"/>
    <w:uiPriority w:val="99"/>
    <w:semiHidden/>
    <w:rPr>
      <w:sz w:val="20"/>
      <w:szCs w:val="20"/>
    </w:rPr>
  </w:style>
  <w:style w:type="character" w:customStyle="1" w:styleId="PlainTextChar">
    <w:name w:val="Plain Text Char"/>
    <w:basedOn w:val="Policepardfaut"/>
    <w:uiPriority w:val="99"/>
    <w:rPr>
      <w:rFonts w:ascii="Courier New" w:hAnsi="Courier New" w:cs="Courier New"/>
      <w:sz w:val="21"/>
      <w:szCs w:val="21"/>
    </w:r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521151"/>
    <w:pPr>
      <w:numPr>
        <w:numId w:val="98"/>
      </w:numPr>
      <w:spacing w:after="100"/>
    </w:pPr>
    <w:rPr>
      <w:rFonts w:ascii="Arial" w:hAnsi="Arial"/>
      <w:b/>
      <w:color w:val="44546A" w:themeColor="text2"/>
      <w:sz w:val="24"/>
    </w:rPr>
  </w:style>
  <w:style w:type="paragraph" w:styleId="TM2">
    <w:name w:val="toc 2"/>
    <w:basedOn w:val="Normal"/>
    <w:next w:val="Normal"/>
    <w:autoRedefine/>
    <w:uiPriority w:val="39"/>
    <w:unhideWhenUsed/>
    <w:rsid w:val="00521151"/>
    <w:pPr>
      <w:spacing w:after="100"/>
      <w:ind w:left="220"/>
    </w:pPr>
    <w:rPr>
      <w:rFonts w:ascii="Arial" w:hAnsi="Arial"/>
      <w:color w:val="4472C4" w:themeColor="accent1"/>
      <w:sz w:val="24"/>
    </w:rPr>
  </w:style>
  <w:style w:type="paragraph" w:styleId="TM3">
    <w:name w:val="toc 3"/>
    <w:basedOn w:val="Normal"/>
    <w:next w:val="Normal"/>
    <w:autoRedefine/>
    <w:uiPriority w:val="39"/>
    <w:unhideWhenUsed/>
    <w:rsid w:val="00521151"/>
    <w:pPr>
      <w:spacing w:after="100"/>
      <w:ind w:left="440"/>
    </w:pPr>
    <w:rPr>
      <w:rFonts w:ascii="Arial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4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174AB-FB32-4048-B0C3-3582930B8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25</cp:revision>
  <dcterms:created xsi:type="dcterms:W3CDTF">2022-03-03T01:16:00Z</dcterms:created>
  <dcterms:modified xsi:type="dcterms:W3CDTF">2026-09-12T17:03:00Z</dcterms:modified>
</cp:coreProperties>
</file>