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3927C" w14:textId="0C922489" w:rsidR="0077066E" w:rsidRDefault="0077066E">
      <w:pPr>
        <w:pStyle w:val="Titre1"/>
        <w:pPrChange w:id="1" w:author="ZICO" w:date="2026-02-26T12:18:00Z">
          <w:pPr>
            <w:pStyle w:val="Titre"/>
          </w:pPr>
        </w:pPrChange>
      </w:pPr>
      <w:bookmarkStart w:id="2" w:name="_Toc98155058"/>
      <w:r>
        <w:t>LYMPHOME HODGKINIEN OU MALADIE DE HODGKIN</w:t>
      </w:r>
      <w:bookmarkEnd w:id="2"/>
      <w:ins w:id="3" w:author="ZICO" w:date="2026-09-12T20:06:00Z">
        <w:r w:rsidR="00E9647B">
          <w:t xml:space="preserve"> (QE)</w:t>
        </w:r>
      </w:ins>
    </w:p>
    <w:p w14:paraId="1CB74EEE" w14:textId="77777777" w:rsidR="0077066E" w:rsidRDefault="0077066E" w:rsidP="0077066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Lymphome : Cancer du système lymphoïde</w:t>
      </w:r>
    </w:p>
    <w:p w14:paraId="7F8AB1AC" w14:textId="2FB366FD" w:rsidR="00B75C62" w:rsidRPr="00B75C62" w:rsidRDefault="0077066E" w:rsidP="00B75C6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Ne touche pas seulement les ganglions mais le système lymphoïde</w:t>
      </w:r>
    </w:p>
    <w:p w14:paraId="3C776B55" w14:textId="7128E2AD" w:rsidR="0077066E" w:rsidRDefault="0077066E" w:rsidP="00B75C62">
      <w:pPr>
        <w:pStyle w:val="Titre2"/>
      </w:pPr>
      <w:bookmarkStart w:id="4" w:name="_Toc98155059"/>
      <w:r>
        <w:t>Définition</w:t>
      </w:r>
      <w:bookmarkEnd w:id="4"/>
      <w:r>
        <w:t> </w:t>
      </w:r>
    </w:p>
    <w:p w14:paraId="4C5D7E7C" w14:textId="77777777" w:rsidR="0077066E" w:rsidRDefault="0077066E" w:rsidP="002E21B9">
      <w:pPr>
        <w:pStyle w:val="Paragraphedeliste"/>
        <w:numPr>
          <w:ilvl w:val="1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Cs/>
          <w:szCs w:val="24"/>
        </w:rPr>
        <w:t>Prolifération maligne ganglionnaire</w:t>
      </w:r>
    </w:p>
    <w:p w14:paraId="39CA3663" w14:textId="77777777" w:rsidR="0077066E" w:rsidRDefault="0077066E" w:rsidP="002E21B9">
      <w:pPr>
        <w:pStyle w:val="Paragraphedeliste"/>
        <w:numPr>
          <w:ilvl w:val="1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Cs/>
          <w:szCs w:val="24"/>
        </w:rPr>
        <w:t>Caractérisé par les cellules de Sternberg d’origine lymphocytaire B</w:t>
      </w:r>
    </w:p>
    <w:p w14:paraId="1D95378D" w14:textId="77777777" w:rsidR="0077066E" w:rsidRDefault="0077066E" w:rsidP="002E21B9">
      <w:pPr>
        <w:pStyle w:val="Paragraphedeliste"/>
        <w:numPr>
          <w:ilvl w:val="1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Cs/>
          <w:szCs w:val="24"/>
        </w:rPr>
        <w:t>D’étiologie inconnue mais associé à EBV chez le sujet jeune (50% des cas)</w:t>
      </w:r>
    </w:p>
    <w:p w14:paraId="0080EFEC" w14:textId="77777777" w:rsidR="0077066E" w:rsidRDefault="0077066E" w:rsidP="002E21B9">
      <w:pPr>
        <w:pStyle w:val="Paragraphedeliste"/>
        <w:numPr>
          <w:ilvl w:val="1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Incidence biphasique : 1</w:t>
      </w:r>
      <w:r>
        <w:rPr>
          <w:rFonts w:ascii="Times New Roman" w:hAnsi="Times New Roman" w:cs="Times New Roman"/>
          <w:szCs w:val="24"/>
          <w:vertAlign w:val="superscript"/>
        </w:rPr>
        <w:t>er</w:t>
      </w:r>
      <w:r>
        <w:rPr>
          <w:rFonts w:ascii="Times New Roman" w:hAnsi="Times New Roman" w:cs="Times New Roman"/>
          <w:szCs w:val="24"/>
        </w:rPr>
        <w:t xml:space="preserve"> pic 20-40 ans, 2è pic après 40 ans</w:t>
      </w:r>
    </w:p>
    <w:p w14:paraId="6D80E016" w14:textId="77777777" w:rsidR="0077066E" w:rsidRDefault="0077066E" w:rsidP="00B75C62">
      <w:pPr>
        <w:pStyle w:val="Titre2"/>
      </w:pPr>
      <w:bookmarkStart w:id="5" w:name="_Toc98155060"/>
      <w:r>
        <w:t>Circonstances de diagnostic</w:t>
      </w:r>
      <w:bookmarkEnd w:id="5"/>
    </w:p>
    <w:p w14:paraId="0421A468" w14:textId="77777777" w:rsidR="0077066E" w:rsidRDefault="0077066E" w:rsidP="002E21B9">
      <w:pPr>
        <w:pStyle w:val="Paragraphedeliste"/>
        <w:numPr>
          <w:ilvl w:val="1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Adénopathies périphériques</w:t>
      </w:r>
    </w:p>
    <w:p w14:paraId="19ACE4E7" w14:textId="77777777" w:rsidR="0077066E" w:rsidRDefault="0077066E" w:rsidP="002E21B9">
      <w:pPr>
        <w:pStyle w:val="Paragraphedeliste"/>
        <w:numPr>
          <w:ilvl w:val="2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Isolées, cervicales</w:t>
      </w:r>
    </w:p>
    <w:p w14:paraId="18D63176" w14:textId="77777777" w:rsidR="0077066E" w:rsidRDefault="0077066E" w:rsidP="002E21B9">
      <w:pPr>
        <w:pStyle w:val="Paragraphedeliste"/>
        <w:numPr>
          <w:ilvl w:val="2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Polyadénopathies, indolores, asymétriques, fermes, ne suppurant pas (complication loco-régionale : dysphagie-œsophage, dyspnée-trachée)</w:t>
      </w:r>
    </w:p>
    <w:p w14:paraId="6C34308A" w14:textId="77777777" w:rsidR="0077066E" w:rsidRDefault="0077066E" w:rsidP="002E21B9">
      <w:pPr>
        <w:pStyle w:val="Paragraphedeliste"/>
        <w:numPr>
          <w:ilvl w:val="1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Adénopathies profondes, médiastinales avec fièvre et splénomégalie</w:t>
      </w:r>
    </w:p>
    <w:p w14:paraId="29371293" w14:textId="77777777" w:rsidR="0077066E" w:rsidRDefault="0077066E" w:rsidP="002E21B9">
      <w:pPr>
        <w:pStyle w:val="Paragraphedeliste"/>
        <w:numPr>
          <w:ilvl w:val="1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Fièvre + sueurs nocturnes, amaigrissement </w:t>
      </w:r>
    </w:p>
    <w:p w14:paraId="40D04F5E" w14:textId="77777777" w:rsidR="0077066E" w:rsidRDefault="0077066E" w:rsidP="002E21B9">
      <w:pPr>
        <w:pStyle w:val="Paragraphedeliste"/>
        <w:numPr>
          <w:ilvl w:val="1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Prurit persistant</w:t>
      </w:r>
    </w:p>
    <w:p w14:paraId="1281AB4F" w14:textId="77777777" w:rsidR="0077066E" w:rsidRDefault="0077066E" w:rsidP="002E21B9">
      <w:pPr>
        <w:pStyle w:val="Paragraphedeliste"/>
        <w:numPr>
          <w:ilvl w:val="2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Ingestion d’alcool -►douleurs au niveau des adénopathies</w:t>
      </w:r>
    </w:p>
    <w:p w14:paraId="1395A73B" w14:textId="77777777" w:rsidR="0077066E" w:rsidRDefault="0077066E" w:rsidP="00B75C62">
      <w:pPr>
        <w:pStyle w:val="Titre2"/>
      </w:pPr>
      <w:bookmarkStart w:id="6" w:name="_Toc98155061"/>
      <w:r>
        <w:t>Arguments du Diagnostic</w:t>
      </w:r>
      <w:bookmarkEnd w:id="6"/>
    </w:p>
    <w:p w14:paraId="6F3D3861" w14:textId="77777777" w:rsidR="0077066E" w:rsidRDefault="0077066E" w:rsidP="00566DF5">
      <w:pPr>
        <w:pStyle w:val="Titre3"/>
      </w:pPr>
      <w:r>
        <w:t>Diagnostic anapath</w:t>
      </w:r>
    </w:p>
    <w:p w14:paraId="1AA8D90D" w14:textId="77777777" w:rsidR="0077066E" w:rsidRDefault="0077066E" w:rsidP="002E21B9">
      <w:pPr>
        <w:pStyle w:val="Paragraphedeliste"/>
        <w:numPr>
          <w:ilvl w:val="2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Cellules de Sternberg à la biopsie ganglionnaire</w:t>
      </w:r>
    </w:p>
    <w:p w14:paraId="5A9B8C48" w14:textId="77777777" w:rsidR="0077066E" w:rsidRDefault="0077066E" w:rsidP="002E21B9">
      <w:pPr>
        <w:pStyle w:val="Paragraphedeliste"/>
        <w:numPr>
          <w:ilvl w:val="3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Grandes cellules basophiles, noyau polylobé, gros nucléoles, très bleus, chromatine œdématiée</w:t>
      </w:r>
    </w:p>
    <w:p w14:paraId="1C6187B7" w14:textId="77777777" w:rsidR="0077066E" w:rsidRDefault="0077066E" w:rsidP="002E21B9">
      <w:pPr>
        <w:pStyle w:val="Paragraphedeliste"/>
        <w:numPr>
          <w:ilvl w:val="3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Classification histologique</w:t>
      </w:r>
    </w:p>
    <w:p w14:paraId="64A03DFC" w14:textId="77777777" w:rsidR="0077066E" w:rsidRDefault="0077066E" w:rsidP="002E21B9">
      <w:pPr>
        <w:pStyle w:val="Paragraphedeliste"/>
        <w:numPr>
          <w:ilvl w:val="4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Type 1 : riche en lymphocytes, 5% des maladies Hodgkiniens</w:t>
      </w:r>
    </w:p>
    <w:p w14:paraId="7276E9D3" w14:textId="77777777" w:rsidR="0077066E" w:rsidRDefault="0077066E" w:rsidP="002E21B9">
      <w:pPr>
        <w:pStyle w:val="Paragraphedeliste"/>
        <w:numPr>
          <w:ilvl w:val="4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Type 2 : scléronodulaire, 60%</w:t>
      </w:r>
    </w:p>
    <w:p w14:paraId="56F53877" w14:textId="77777777" w:rsidR="0077066E" w:rsidRDefault="0077066E" w:rsidP="002E21B9">
      <w:pPr>
        <w:pStyle w:val="Paragraphedeliste"/>
        <w:numPr>
          <w:ilvl w:val="4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Type 3 : à cellularité mixte, 30 %</w:t>
      </w:r>
    </w:p>
    <w:p w14:paraId="18840DF7" w14:textId="77777777" w:rsidR="0077066E" w:rsidRDefault="0077066E" w:rsidP="002E21B9">
      <w:pPr>
        <w:pStyle w:val="Paragraphedeliste"/>
        <w:numPr>
          <w:ilvl w:val="4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Type 4 : à déplétion lymphocytaire, 5%</w:t>
      </w:r>
    </w:p>
    <w:p w14:paraId="1D188351" w14:textId="77777777" w:rsidR="0077066E" w:rsidRDefault="0077066E" w:rsidP="002E21B9">
      <w:pPr>
        <w:pStyle w:val="Paragraphedeliste"/>
        <w:numPr>
          <w:ilvl w:val="3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Immunophénotypage</w:t>
      </w:r>
    </w:p>
    <w:p w14:paraId="507271F2" w14:textId="77777777" w:rsidR="0077066E" w:rsidRDefault="0077066E" w:rsidP="002E21B9">
      <w:pPr>
        <w:pStyle w:val="Paragraphedeliste"/>
        <w:numPr>
          <w:ilvl w:val="4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CD 30+</w:t>
      </w:r>
    </w:p>
    <w:p w14:paraId="518A419B" w14:textId="77777777" w:rsidR="0077066E" w:rsidRDefault="0077066E" w:rsidP="002E21B9">
      <w:pPr>
        <w:pStyle w:val="Paragraphedeliste"/>
        <w:numPr>
          <w:ilvl w:val="4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CD 15+</w:t>
      </w:r>
    </w:p>
    <w:p w14:paraId="4003B857" w14:textId="77777777" w:rsidR="0077066E" w:rsidRDefault="0077066E" w:rsidP="002E21B9">
      <w:pPr>
        <w:pStyle w:val="Paragraphedeliste"/>
        <w:numPr>
          <w:ilvl w:val="4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Rarement CD 20+</w:t>
      </w:r>
    </w:p>
    <w:p w14:paraId="69C3C40F" w14:textId="77777777" w:rsidR="0077066E" w:rsidRDefault="0077066E" w:rsidP="002E21B9">
      <w:pPr>
        <w:pStyle w:val="Paragraphedeliste"/>
        <w:numPr>
          <w:ilvl w:val="4"/>
          <w:numId w:val="5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Toujours CD 3-</w:t>
      </w:r>
    </w:p>
    <w:p w14:paraId="16456737" w14:textId="77777777" w:rsidR="0077066E" w:rsidRDefault="0077066E" w:rsidP="007D00F5">
      <w:pPr>
        <w:pStyle w:val="Titre2"/>
      </w:pPr>
      <w:bookmarkStart w:id="7" w:name="_Toc98155062"/>
      <w:r>
        <w:t>Bilan d'extension et bilan d'évolutivité</w:t>
      </w:r>
      <w:bookmarkEnd w:id="7"/>
    </w:p>
    <w:p w14:paraId="7F9574CE" w14:textId="77777777" w:rsidR="0077066E" w:rsidRDefault="0077066E" w:rsidP="00566DF5">
      <w:pPr>
        <w:pStyle w:val="Titre3"/>
      </w:pPr>
      <w:r>
        <w:t>Extension</w:t>
      </w:r>
    </w:p>
    <w:p w14:paraId="23AEFC26" w14:textId="77777777" w:rsidR="0077066E" w:rsidRDefault="0077066E" w:rsidP="002E21B9">
      <w:pPr>
        <w:numPr>
          <w:ilvl w:val="1"/>
          <w:numId w:val="3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Par voie lymphatique ou par voie hématogène</w:t>
      </w:r>
    </w:p>
    <w:p w14:paraId="0B0BF448" w14:textId="77777777" w:rsidR="0077066E" w:rsidRDefault="0077066E" w:rsidP="002E21B9">
      <w:pPr>
        <w:numPr>
          <w:ilvl w:val="1"/>
          <w:numId w:val="3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Examen clinique (polyadénopathie des aires superficielles et profondes) +échographie, scanner : aires ganglionnaires (siège, taille), foie et rate</w:t>
      </w:r>
    </w:p>
    <w:p w14:paraId="64A723A7" w14:textId="77777777" w:rsidR="0077066E" w:rsidRDefault="0077066E" w:rsidP="002E21B9">
      <w:pPr>
        <w:numPr>
          <w:ilvl w:val="1"/>
          <w:numId w:val="3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Biopsie médullaire</w:t>
      </w:r>
    </w:p>
    <w:p w14:paraId="7B0FB207" w14:textId="77777777" w:rsidR="0077066E" w:rsidRDefault="0077066E" w:rsidP="00566DF5">
      <w:pPr>
        <w:pStyle w:val="Titre3"/>
      </w:pPr>
      <w:r>
        <w:t>Evolutivité</w:t>
      </w:r>
    </w:p>
    <w:p w14:paraId="242DBA1E" w14:textId="77777777" w:rsidR="0077066E" w:rsidRDefault="0077066E" w:rsidP="002E21B9">
      <w:pPr>
        <w:numPr>
          <w:ilvl w:val="1"/>
          <w:numId w:val="3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Signes cliniques d’évolutivité : amaigrissement, fièvre </w:t>
      </w:r>
      <w:r>
        <w:rPr>
          <w:rFonts w:ascii="Times New Roman" w:hAnsi="Times New Roman" w:cs="Times New Roman"/>
          <w:i/>
          <w:iCs/>
          <w:szCs w:val="24"/>
        </w:rPr>
        <w:t xml:space="preserve">prolongée + de 8 jours, </w:t>
      </w:r>
      <w:r>
        <w:rPr>
          <w:rFonts w:ascii="Times New Roman" w:hAnsi="Times New Roman" w:cs="Times New Roman"/>
          <w:szCs w:val="24"/>
        </w:rPr>
        <w:t>sueurs nocturnes+++</w:t>
      </w:r>
    </w:p>
    <w:p w14:paraId="0949E93E" w14:textId="77777777" w:rsidR="0077066E" w:rsidRDefault="0077066E" w:rsidP="002E21B9">
      <w:pPr>
        <w:numPr>
          <w:ilvl w:val="1"/>
          <w:numId w:val="3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Signes biologiques d’évolutivité :</w:t>
      </w:r>
    </w:p>
    <w:p w14:paraId="7385A8EA" w14:textId="77777777" w:rsidR="0077066E" w:rsidRDefault="0077066E" w:rsidP="002E21B9">
      <w:pPr>
        <w:numPr>
          <w:ilvl w:val="2"/>
          <w:numId w:val="3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VSH élevée </w:t>
      </w:r>
    </w:p>
    <w:p w14:paraId="69AE1E74" w14:textId="77777777" w:rsidR="0077066E" w:rsidRDefault="0077066E" w:rsidP="002E21B9">
      <w:pPr>
        <w:numPr>
          <w:ilvl w:val="2"/>
          <w:numId w:val="3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Hyperfibrinémie, augmentation CRP et alphaglobuline</w:t>
      </w:r>
    </w:p>
    <w:p w14:paraId="57D3354F" w14:textId="77777777" w:rsidR="0077066E" w:rsidRDefault="0077066E" w:rsidP="002E21B9">
      <w:pPr>
        <w:numPr>
          <w:ilvl w:val="2"/>
          <w:numId w:val="3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Hyperleucocytose, hyperéosinophilie</w:t>
      </w:r>
    </w:p>
    <w:p w14:paraId="5CB10A7D" w14:textId="77777777" w:rsidR="0077066E" w:rsidRDefault="0077066E" w:rsidP="002E21B9">
      <w:pPr>
        <w:numPr>
          <w:ilvl w:val="2"/>
          <w:numId w:val="3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Thrombocytose</w:t>
      </w:r>
    </w:p>
    <w:p w14:paraId="0EEC41BE" w14:textId="77777777" w:rsidR="0077066E" w:rsidRDefault="0077066E" w:rsidP="002E21B9">
      <w:pPr>
        <w:numPr>
          <w:ilvl w:val="2"/>
          <w:numId w:val="3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Anémie Inflammatoire (microcytaire hypochrome</w:t>
      </w:r>
    </w:p>
    <w:p w14:paraId="18A2D1D2" w14:textId="77777777" w:rsidR="0077066E" w:rsidRDefault="0077066E" w:rsidP="002E21B9">
      <w:pPr>
        <w:numPr>
          <w:ilvl w:val="1"/>
          <w:numId w:val="3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Examen clé : SCANNER cervico-thoraco-abdomino-pelvien (permet la localisation ganglionnaire </w:t>
      </w:r>
      <w:r>
        <w:rPr>
          <w:rFonts w:ascii="Times New Roman" w:hAnsi="Times New Roman" w:cs="Times New Roman"/>
          <w:i/>
          <w:iCs/>
          <w:szCs w:val="24"/>
        </w:rPr>
        <w:t xml:space="preserve">superficielle ou profonde </w:t>
      </w:r>
      <w:r>
        <w:rPr>
          <w:rFonts w:ascii="Times New Roman" w:hAnsi="Times New Roman" w:cs="Times New Roman"/>
          <w:szCs w:val="24"/>
        </w:rPr>
        <w:t xml:space="preserve">et/ou viscérale </w:t>
      </w:r>
    </w:p>
    <w:p w14:paraId="395816D1" w14:textId="77777777" w:rsidR="0077066E" w:rsidRDefault="0077066E" w:rsidP="0077066E">
      <w:pPr>
        <w:rPr>
          <w:rFonts w:ascii="Times New Roman" w:hAnsi="Times New Roman" w:cs="Times New Roman"/>
          <w:szCs w:val="24"/>
        </w:rPr>
      </w:pPr>
    </w:p>
    <w:p w14:paraId="03702C3E" w14:textId="77777777" w:rsidR="0077066E" w:rsidRDefault="0077066E" w:rsidP="00566DF5">
      <w:pPr>
        <w:pStyle w:val="Titre3"/>
      </w:pPr>
      <w:r>
        <w:t xml:space="preserve">CLASSIFICATION DE Ann Arbor (valable pour la maladie de Hodgkin et les lymphomes non-hodgkinien) </w:t>
      </w:r>
    </w:p>
    <w:p w14:paraId="015DF19D" w14:textId="77777777" w:rsidR="0077066E" w:rsidRDefault="0077066E" w:rsidP="002E21B9">
      <w:pPr>
        <w:numPr>
          <w:ilvl w:val="0"/>
          <w:numId w:val="3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 : atteinte d'un seul territoire ganglionnaire (exemple cervical) </w:t>
      </w:r>
    </w:p>
    <w:p w14:paraId="0C0AB229" w14:textId="77777777" w:rsidR="0077066E" w:rsidRDefault="0077066E" w:rsidP="002E21B9">
      <w:pPr>
        <w:numPr>
          <w:ilvl w:val="0"/>
          <w:numId w:val="3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II : deux territoires ou plus d'un seul côté du diaphragme</w:t>
      </w:r>
    </w:p>
    <w:p w14:paraId="11618320" w14:textId="77777777" w:rsidR="0077066E" w:rsidRDefault="0077066E" w:rsidP="002E21B9">
      <w:pPr>
        <w:numPr>
          <w:ilvl w:val="0"/>
          <w:numId w:val="3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III : atteinte ganglionnaire sus et sous-diaphragmatique</w:t>
      </w:r>
    </w:p>
    <w:p w14:paraId="64F01264" w14:textId="77777777" w:rsidR="0077066E" w:rsidRDefault="0077066E" w:rsidP="002E21B9">
      <w:pPr>
        <w:numPr>
          <w:ilvl w:val="0"/>
          <w:numId w:val="3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IV : localisation viscérale ou médullaire 13minutes (l'atteinte de la rate n'est pas une atteinte viscérale) </w:t>
      </w:r>
    </w:p>
    <w:p w14:paraId="68FE6B84" w14:textId="77777777" w:rsidR="0077066E" w:rsidRDefault="0077066E" w:rsidP="0077066E">
      <w:pPr>
        <w:rPr>
          <w:rFonts w:ascii="Times New Roman" w:hAnsi="Times New Roman" w:cs="Times New Roman"/>
          <w:szCs w:val="24"/>
        </w:rPr>
      </w:pPr>
    </w:p>
    <w:p w14:paraId="036F9FBE" w14:textId="77777777" w:rsidR="0077066E" w:rsidRDefault="0077066E" w:rsidP="007D00F5">
      <w:pPr>
        <w:pStyle w:val="Titre2"/>
      </w:pPr>
      <w:bookmarkStart w:id="8" w:name="_Toc98155063"/>
      <w:r>
        <w:t>TRAITEMENT</w:t>
      </w:r>
      <w:bookmarkEnd w:id="8"/>
    </w:p>
    <w:p w14:paraId="6C4FE801" w14:textId="77777777" w:rsidR="0077066E" w:rsidRDefault="0077066E" w:rsidP="00566DF5">
      <w:pPr>
        <w:pStyle w:val="Titre3"/>
      </w:pPr>
      <w:r>
        <w:t>Polychimiothérapie</w:t>
      </w:r>
    </w:p>
    <w:p w14:paraId="5084601B" w14:textId="77777777" w:rsidR="0077066E" w:rsidRDefault="0077066E" w:rsidP="00566DF5">
      <w:pPr>
        <w:pStyle w:val="Titre4"/>
      </w:pPr>
      <w:r>
        <w:t>Référence : ABVD</w:t>
      </w:r>
    </w:p>
    <w:p w14:paraId="0167BB76" w14:textId="77777777" w:rsidR="0077066E" w:rsidRDefault="0077066E" w:rsidP="002E21B9">
      <w:pPr>
        <w:numPr>
          <w:ilvl w:val="2"/>
          <w:numId w:val="4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Un cycle associe : (un cycle=28 jours ici) </w:t>
      </w:r>
    </w:p>
    <w:p w14:paraId="038F5492" w14:textId="40EDC650" w:rsidR="0077066E" w:rsidRDefault="0077066E" w:rsidP="002E21B9">
      <w:pPr>
        <w:numPr>
          <w:ilvl w:val="3"/>
          <w:numId w:val="4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Adriamycine 25mg/m</w:t>
      </w:r>
      <w:r w:rsidR="00566DF5">
        <w:rPr>
          <w:rFonts w:ascii="Times New Roman" w:hAnsi="Times New Roman" w:cs="Times New Roman"/>
          <w:szCs w:val="24"/>
          <w:vertAlign w:val="superscript"/>
        </w:rPr>
        <w:t>2 J</w:t>
      </w:r>
      <w:r>
        <w:rPr>
          <w:rFonts w:ascii="Times New Roman" w:hAnsi="Times New Roman" w:cs="Times New Roman"/>
          <w:szCs w:val="24"/>
        </w:rPr>
        <w:t>1 et J4</w:t>
      </w:r>
    </w:p>
    <w:p w14:paraId="2CAC0915" w14:textId="77777777" w:rsidR="0077066E" w:rsidRDefault="0077066E" w:rsidP="002E21B9">
      <w:pPr>
        <w:numPr>
          <w:ilvl w:val="3"/>
          <w:numId w:val="4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Bléomycine 10mg/m</w:t>
      </w:r>
      <w:r>
        <w:rPr>
          <w:rFonts w:ascii="Times New Roman" w:hAnsi="Times New Roman" w:cs="Times New Roman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szCs w:val="24"/>
        </w:rPr>
        <w:t>J1 et J4</w:t>
      </w:r>
    </w:p>
    <w:p w14:paraId="5EE537C3" w14:textId="77777777" w:rsidR="0077066E" w:rsidRDefault="0077066E" w:rsidP="002E21B9">
      <w:pPr>
        <w:numPr>
          <w:ilvl w:val="3"/>
          <w:numId w:val="4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Vinblastine 6mg/m</w:t>
      </w:r>
      <w:r>
        <w:rPr>
          <w:rFonts w:ascii="Times New Roman" w:hAnsi="Times New Roman" w:cs="Times New Roman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szCs w:val="24"/>
        </w:rPr>
        <w:t>J1 et J15</w:t>
      </w:r>
    </w:p>
    <w:p w14:paraId="1A99192F" w14:textId="77777777" w:rsidR="0077066E" w:rsidRDefault="0077066E" w:rsidP="002E21B9">
      <w:pPr>
        <w:numPr>
          <w:ilvl w:val="3"/>
          <w:numId w:val="4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Dacarbazine 375mg/m</w:t>
      </w:r>
      <w:r>
        <w:rPr>
          <w:rFonts w:ascii="Times New Roman" w:hAnsi="Times New Roman" w:cs="Times New Roman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szCs w:val="24"/>
        </w:rPr>
        <w:t>J1 et J14</w:t>
      </w:r>
    </w:p>
    <w:p w14:paraId="7E67DA11" w14:textId="77777777" w:rsidR="0077066E" w:rsidRDefault="0077066E" w:rsidP="002E21B9">
      <w:pPr>
        <w:numPr>
          <w:ilvl w:val="2"/>
          <w:numId w:val="4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répéter tous les 28 jours</w:t>
      </w:r>
    </w:p>
    <w:p w14:paraId="7125AEA4" w14:textId="77777777" w:rsidR="0077066E" w:rsidRDefault="0077066E" w:rsidP="00566DF5">
      <w:pPr>
        <w:pStyle w:val="Titre4"/>
      </w:pPr>
      <w:r>
        <w:t>Radiothérapie :</w:t>
      </w:r>
    </w:p>
    <w:p w14:paraId="4DA9BC25" w14:textId="77777777" w:rsidR="0077066E" w:rsidRDefault="0077066E" w:rsidP="002E21B9">
      <w:pPr>
        <w:numPr>
          <w:ilvl w:val="2"/>
          <w:numId w:val="4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Limitée à l'irradiation des territoires atteints</w:t>
      </w:r>
    </w:p>
    <w:p w14:paraId="03A3A6F2" w14:textId="77777777" w:rsidR="0077066E" w:rsidRDefault="0077066E" w:rsidP="002E21B9">
      <w:pPr>
        <w:numPr>
          <w:ilvl w:val="2"/>
          <w:numId w:val="4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30-36 grays en 4 semaines</w:t>
      </w:r>
    </w:p>
    <w:p w14:paraId="45FFD17E" w14:textId="287DB590" w:rsidR="0077066E" w:rsidRPr="00566DF5" w:rsidRDefault="0077066E" w:rsidP="0077066E">
      <w:pPr>
        <w:numPr>
          <w:ilvl w:val="2"/>
          <w:numId w:val="4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Ne fonctionne pas pour les maladies à stade disséminées </w:t>
      </w:r>
    </w:p>
    <w:p w14:paraId="0214B607" w14:textId="77777777" w:rsidR="0077066E" w:rsidRDefault="0077066E" w:rsidP="007D00F5">
      <w:pPr>
        <w:pStyle w:val="Titre2"/>
      </w:pPr>
      <w:bookmarkStart w:id="9" w:name="_Toc98155064"/>
      <w:r>
        <w:t>PRONOSTIC</w:t>
      </w:r>
      <w:bookmarkEnd w:id="9"/>
    </w:p>
    <w:p w14:paraId="6F97E98E" w14:textId="77777777" w:rsidR="0077066E" w:rsidRDefault="0077066E" w:rsidP="00566DF5">
      <w:pPr>
        <w:pStyle w:val="Titre3"/>
      </w:pPr>
      <w:r>
        <w:t xml:space="preserve">Facteurs de pronostic péjoratif </w:t>
      </w:r>
    </w:p>
    <w:p w14:paraId="31E7E393" w14:textId="77777777" w:rsidR="0077066E" w:rsidRDefault="0077066E" w:rsidP="002E21B9">
      <w:pPr>
        <w:numPr>
          <w:ilvl w:val="1"/>
          <w:numId w:val="4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Sexe masculin</w:t>
      </w:r>
    </w:p>
    <w:p w14:paraId="28125A0B" w14:textId="77777777" w:rsidR="0077066E" w:rsidRDefault="0077066E" w:rsidP="002E21B9">
      <w:pPr>
        <w:numPr>
          <w:ilvl w:val="1"/>
          <w:numId w:val="4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Age&gt;45ans</w:t>
      </w:r>
    </w:p>
    <w:p w14:paraId="63151117" w14:textId="77777777" w:rsidR="0077066E" w:rsidRDefault="0077066E" w:rsidP="002E21B9">
      <w:pPr>
        <w:numPr>
          <w:ilvl w:val="1"/>
          <w:numId w:val="4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Hypoalbuminémie (il y a perte de protéine 19mn 30)</w:t>
      </w:r>
    </w:p>
    <w:p w14:paraId="3A3D88EE" w14:textId="77777777" w:rsidR="0077066E" w:rsidRDefault="0077066E" w:rsidP="002E21B9">
      <w:pPr>
        <w:numPr>
          <w:ilvl w:val="1"/>
          <w:numId w:val="4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Anémie&lt;10,5g/dl</w:t>
      </w:r>
    </w:p>
    <w:p w14:paraId="65BAE9AD" w14:textId="77777777" w:rsidR="0077066E" w:rsidRDefault="0077066E" w:rsidP="002E21B9">
      <w:pPr>
        <w:numPr>
          <w:ilvl w:val="1"/>
          <w:numId w:val="4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Hyperleucocytose &gt;15G/L</w:t>
      </w:r>
    </w:p>
    <w:p w14:paraId="4EA37C2C" w14:textId="77777777" w:rsidR="0077066E" w:rsidRDefault="0077066E" w:rsidP="002E21B9">
      <w:pPr>
        <w:numPr>
          <w:ilvl w:val="1"/>
          <w:numId w:val="4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Lymphopénie&lt;0,6G/L</w:t>
      </w:r>
    </w:p>
    <w:p w14:paraId="70DF7428" w14:textId="77777777" w:rsidR="0077066E" w:rsidRDefault="0077066E" w:rsidP="002E21B9">
      <w:pPr>
        <w:numPr>
          <w:ilvl w:val="1"/>
          <w:numId w:val="4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Masse médiastinale volumineuse (ADP profondes médiastinales-&gt; compression-&gt; décès </w:t>
      </w:r>
    </w:p>
    <w:p w14:paraId="47780A02" w14:textId="77777777" w:rsidR="0077066E" w:rsidRDefault="0077066E" w:rsidP="00566DF5">
      <w:pPr>
        <w:pStyle w:val="Titre3"/>
      </w:pPr>
      <w:r>
        <w:t>Taux de survie à 10ans</w:t>
      </w:r>
    </w:p>
    <w:p w14:paraId="6324C2B8" w14:textId="77777777" w:rsidR="0077066E" w:rsidRDefault="0077066E" w:rsidP="002E21B9">
      <w:pPr>
        <w:numPr>
          <w:ilvl w:val="1"/>
          <w:numId w:val="4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90% pour stade I et II</w:t>
      </w:r>
    </w:p>
    <w:p w14:paraId="144EFE70" w14:textId="77777777" w:rsidR="0077066E" w:rsidRDefault="0077066E" w:rsidP="002E21B9">
      <w:pPr>
        <w:numPr>
          <w:ilvl w:val="1"/>
          <w:numId w:val="4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70% pour stade III</w:t>
      </w:r>
    </w:p>
    <w:p w14:paraId="3583D040" w14:textId="77777777" w:rsidR="0077066E" w:rsidRDefault="0077066E" w:rsidP="002E21B9">
      <w:pPr>
        <w:numPr>
          <w:ilvl w:val="1"/>
          <w:numId w:val="4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50% pour stade IV</w:t>
      </w:r>
    </w:p>
    <w:p w14:paraId="1CD8FE9E" w14:textId="77777777" w:rsidR="0077066E" w:rsidRDefault="0077066E" w:rsidP="0077066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sectPr w:rsidR="007706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6ABED" w14:textId="77777777" w:rsidR="006B37EB" w:rsidRDefault="006B37EB" w:rsidP="00521151">
      <w:pPr>
        <w:spacing w:after="0" w:line="240" w:lineRule="auto"/>
      </w:pPr>
      <w:r>
        <w:separator/>
      </w:r>
    </w:p>
  </w:endnote>
  <w:endnote w:type="continuationSeparator" w:id="0">
    <w:p w14:paraId="4E4FB9CA" w14:textId="77777777" w:rsidR="006B37EB" w:rsidRDefault="006B37EB" w:rsidP="00521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0F0EA" w14:textId="77777777" w:rsidR="006B37EB" w:rsidRDefault="006B37EB" w:rsidP="00521151">
      <w:pPr>
        <w:spacing w:after="0" w:line="240" w:lineRule="auto"/>
      </w:pPr>
      <w:r>
        <w:separator/>
      </w:r>
    </w:p>
  </w:footnote>
  <w:footnote w:type="continuationSeparator" w:id="0">
    <w:p w14:paraId="15E3C890" w14:textId="77777777" w:rsidR="006B37EB" w:rsidRDefault="006B37EB" w:rsidP="00521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69B3"/>
    <w:multiLevelType w:val="hybridMultilevel"/>
    <w:tmpl w:val="716CCF3A"/>
    <w:lvl w:ilvl="0" w:tplc="934EC4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FE90C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26A4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F275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76C2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1291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02F7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864C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44B8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C0E3D"/>
    <w:multiLevelType w:val="hybridMultilevel"/>
    <w:tmpl w:val="B99E71B6"/>
    <w:lvl w:ilvl="0" w:tplc="F3767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0AD1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C490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3F20E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4BF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596B3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56D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4CDA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44C9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D4075B"/>
    <w:multiLevelType w:val="hybridMultilevel"/>
    <w:tmpl w:val="B31EF368"/>
    <w:lvl w:ilvl="0" w:tplc="655CFD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2AD5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00AE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AE96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AB1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0C6C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51C63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023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22D4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53D1CC5"/>
    <w:multiLevelType w:val="hybridMultilevel"/>
    <w:tmpl w:val="C15210D0"/>
    <w:lvl w:ilvl="0" w:tplc="787A7C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22D0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BAA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74FE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4E57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C7251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76EF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F28F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BECC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7D7227"/>
    <w:multiLevelType w:val="hybridMultilevel"/>
    <w:tmpl w:val="402C41FA"/>
    <w:lvl w:ilvl="0" w:tplc="82209E8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716D54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B4BE842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3E9EAF3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8ACE817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81F8789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F5A55C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53ECD5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5D3E76D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 w15:restartNumberingAfterBreak="0">
    <w:nsid w:val="079A3D3C"/>
    <w:multiLevelType w:val="hybridMultilevel"/>
    <w:tmpl w:val="B35C7506"/>
    <w:lvl w:ilvl="0" w:tplc="F9B082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3423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5A0BB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32707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A426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CE4E0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D445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40B3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0924B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7F75134"/>
    <w:multiLevelType w:val="hybridMultilevel"/>
    <w:tmpl w:val="E1F28E9E"/>
    <w:lvl w:ilvl="0" w:tplc="C1A0890C">
      <w:start w:val="1"/>
      <w:numFmt w:val="upperLetter"/>
      <w:lvlText w:val="%1."/>
      <w:lvlJc w:val="left"/>
      <w:pPr>
        <w:ind w:left="1440" w:hanging="360"/>
      </w:pPr>
    </w:lvl>
    <w:lvl w:ilvl="1" w:tplc="3134EDA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33A697A">
      <w:start w:val="1"/>
      <w:numFmt w:val="lowerRoman"/>
      <w:lvlText w:val="%3."/>
      <w:lvlJc w:val="right"/>
      <w:pPr>
        <w:ind w:left="2880" w:hanging="360"/>
      </w:pPr>
    </w:lvl>
    <w:lvl w:ilvl="3" w:tplc="C668360C">
      <w:start w:val="1"/>
      <w:numFmt w:val="decimal"/>
      <w:lvlText w:val="%4."/>
      <w:lvlJc w:val="left"/>
      <w:pPr>
        <w:ind w:left="3600" w:hanging="360"/>
      </w:pPr>
    </w:lvl>
    <w:lvl w:ilvl="4" w:tplc="E864C73A">
      <w:start w:val="1"/>
      <w:numFmt w:val="lowerLetter"/>
      <w:lvlText w:val="%5."/>
      <w:lvlJc w:val="left"/>
      <w:pPr>
        <w:ind w:left="4320" w:hanging="360"/>
      </w:pPr>
    </w:lvl>
    <w:lvl w:ilvl="5" w:tplc="A6E08502" w:tentative="1">
      <w:start w:val="1"/>
      <w:numFmt w:val="lowerRoman"/>
      <w:lvlText w:val="%6."/>
      <w:lvlJc w:val="right"/>
      <w:pPr>
        <w:ind w:left="5040" w:hanging="360"/>
      </w:pPr>
    </w:lvl>
    <w:lvl w:ilvl="6" w:tplc="08724650" w:tentative="1">
      <w:start w:val="1"/>
      <w:numFmt w:val="decimal"/>
      <w:lvlText w:val="%7."/>
      <w:lvlJc w:val="left"/>
      <w:pPr>
        <w:ind w:left="5760" w:hanging="360"/>
      </w:pPr>
    </w:lvl>
    <w:lvl w:ilvl="7" w:tplc="E340A4BC" w:tentative="1">
      <w:start w:val="1"/>
      <w:numFmt w:val="lowerLetter"/>
      <w:lvlText w:val="%8."/>
      <w:lvlJc w:val="left"/>
      <w:pPr>
        <w:ind w:left="6480" w:hanging="360"/>
      </w:pPr>
    </w:lvl>
    <w:lvl w:ilvl="8" w:tplc="565095B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7" w15:restartNumberingAfterBreak="0">
    <w:nsid w:val="094005E8"/>
    <w:multiLevelType w:val="hybridMultilevel"/>
    <w:tmpl w:val="9BC8EA08"/>
    <w:lvl w:ilvl="0" w:tplc="D0501A9C">
      <w:start w:val="1"/>
      <w:numFmt w:val="decimal"/>
      <w:lvlText w:val="%1."/>
      <w:lvlJc w:val="left"/>
      <w:pPr>
        <w:ind w:left="720" w:hanging="360"/>
      </w:pPr>
    </w:lvl>
    <w:lvl w:ilvl="1" w:tplc="156ACDC6" w:tentative="1">
      <w:start w:val="1"/>
      <w:numFmt w:val="lowerLetter"/>
      <w:lvlText w:val="%2."/>
      <w:lvlJc w:val="left"/>
      <w:pPr>
        <w:ind w:left="1440" w:hanging="360"/>
      </w:pPr>
    </w:lvl>
    <w:lvl w:ilvl="2" w:tplc="B13CFDEA" w:tentative="1">
      <w:start w:val="1"/>
      <w:numFmt w:val="lowerRoman"/>
      <w:lvlText w:val="%3."/>
      <w:lvlJc w:val="right"/>
      <w:pPr>
        <w:ind w:left="2160" w:hanging="360"/>
      </w:pPr>
    </w:lvl>
    <w:lvl w:ilvl="3" w:tplc="A67EB82A" w:tentative="1">
      <w:start w:val="1"/>
      <w:numFmt w:val="decimal"/>
      <w:lvlText w:val="%4."/>
      <w:lvlJc w:val="left"/>
      <w:pPr>
        <w:ind w:left="2880" w:hanging="360"/>
      </w:pPr>
    </w:lvl>
    <w:lvl w:ilvl="4" w:tplc="9CE21B20" w:tentative="1">
      <w:start w:val="1"/>
      <w:numFmt w:val="lowerLetter"/>
      <w:lvlText w:val="%5."/>
      <w:lvlJc w:val="left"/>
      <w:pPr>
        <w:ind w:left="3600" w:hanging="360"/>
      </w:pPr>
    </w:lvl>
    <w:lvl w:ilvl="5" w:tplc="F08E21C8" w:tentative="1">
      <w:start w:val="1"/>
      <w:numFmt w:val="lowerRoman"/>
      <w:lvlText w:val="%6."/>
      <w:lvlJc w:val="right"/>
      <w:pPr>
        <w:ind w:left="4320" w:hanging="360"/>
      </w:pPr>
    </w:lvl>
    <w:lvl w:ilvl="6" w:tplc="5F42D006" w:tentative="1">
      <w:start w:val="1"/>
      <w:numFmt w:val="decimal"/>
      <w:lvlText w:val="%7."/>
      <w:lvlJc w:val="left"/>
      <w:pPr>
        <w:ind w:left="5040" w:hanging="360"/>
      </w:pPr>
    </w:lvl>
    <w:lvl w:ilvl="7" w:tplc="2F206780" w:tentative="1">
      <w:start w:val="1"/>
      <w:numFmt w:val="lowerLetter"/>
      <w:lvlText w:val="%8."/>
      <w:lvlJc w:val="left"/>
      <w:pPr>
        <w:ind w:left="5760" w:hanging="360"/>
      </w:pPr>
    </w:lvl>
    <w:lvl w:ilvl="8" w:tplc="F85A231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9B173C7"/>
    <w:multiLevelType w:val="hybridMultilevel"/>
    <w:tmpl w:val="C1C064AC"/>
    <w:lvl w:ilvl="0" w:tplc="B526E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3E5FB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34D2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16B5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7041E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CEC6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0BC7F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878BD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BA32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B2F4936"/>
    <w:multiLevelType w:val="hybridMultilevel"/>
    <w:tmpl w:val="B45A7220"/>
    <w:lvl w:ilvl="0" w:tplc="C150BD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C6A4C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DEE1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6326E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0473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86E7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9CFA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4EAA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9B89E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CE3124A"/>
    <w:multiLevelType w:val="hybridMultilevel"/>
    <w:tmpl w:val="9768D4F4"/>
    <w:lvl w:ilvl="0" w:tplc="4620A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9C8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EA6C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0EB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4EB5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DA277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A94D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79A9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A02B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0E9E6E2F"/>
    <w:multiLevelType w:val="hybridMultilevel"/>
    <w:tmpl w:val="81EA55B6"/>
    <w:lvl w:ilvl="0" w:tplc="93E43D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B61F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31A49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CA20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4C0C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1CD2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94BA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E458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7ACB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1064CF1"/>
    <w:multiLevelType w:val="hybridMultilevel"/>
    <w:tmpl w:val="1EA4EEA4"/>
    <w:lvl w:ilvl="0" w:tplc="C89A4750">
      <w:start w:val="1"/>
      <w:numFmt w:val="bullet"/>
      <w:lvlText w:val="Ø"/>
      <w:lvlJc w:val="left"/>
      <w:pPr>
        <w:ind w:left="2880" w:hanging="360"/>
      </w:pPr>
      <w:rPr>
        <w:rFonts w:ascii="Wingdings" w:hAnsi="Wingdings"/>
      </w:rPr>
    </w:lvl>
    <w:lvl w:ilvl="1" w:tplc="1CF078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2" w:tplc="A2C25C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3" w:tplc="3A2ADA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4" w:tplc="A510EC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5" w:tplc="EE90A3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  <w:lvl w:ilvl="6" w:tplc="E70EB63E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/>
      </w:rPr>
    </w:lvl>
    <w:lvl w:ilvl="7" w:tplc="F790DE40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/>
      </w:rPr>
    </w:lvl>
    <w:lvl w:ilvl="8" w:tplc="DD80FEBE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/>
      </w:rPr>
    </w:lvl>
  </w:abstractNum>
  <w:abstractNum w:abstractNumId="13" w15:restartNumberingAfterBreak="0">
    <w:nsid w:val="13950241"/>
    <w:multiLevelType w:val="hybridMultilevel"/>
    <w:tmpl w:val="4AB6A0B4"/>
    <w:lvl w:ilvl="0" w:tplc="B768B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34EA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D27F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B6F1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1EC3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350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DEA6D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8497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3D87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4CA3114"/>
    <w:multiLevelType w:val="hybridMultilevel"/>
    <w:tmpl w:val="37D2FBD4"/>
    <w:lvl w:ilvl="0" w:tplc="C046CC50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D4544FB0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98C0A75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5BAC34C8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6878474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1F7A167C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E398DE4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DBBC50D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BFD61E64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5" w15:restartNumberingAfterBreak="0">
    <w:nsid w:val="1522009A"/>
    <w:multiLevelType w:val="hybridMultilevel"/>
    <w:tmpl w:val="966AD666"/>
    <w:lvl w:ilvl="0" w:tplc="A01619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E221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AB443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4C57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C42C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DBC35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3604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1AD1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3052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65C04D0"/>
    <w:multiLevelType w:val="hybridMultilevel"/>
    <w:tmpl w:val="9A2E7AA4"/>
    <w:lvl w:ilvl="0" w:tplc="7688CDDE">
      <w:start w:val="1"/>
      <w:numFmt w:val="decimal"/>
      <w:lvlText w:val="%1."/>
      <w:lvlJc w:val="left"/>
      <w:pPr>
        <w:ind w:left="720" w:hanging="360"/>
      </w:pPr>
    </w:lvl>
    <w:lvl w:ilvl="1" w:tplc="7BF608CA">
      <w:start w:val="1"/>
      <w:numFmt w:val="lowerLetter"/>
      <w:lvlText w:val="%2."/>
      <w:lvlJc w:val="left"/>
      <w:pPr>
        <w:ind w:left="1440" w:hanging="360"/>
      </w:pPr>
    </w:lvl>
    <w:lvl w:ilvl="2" w:tplc="A10EFF8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5F0260AE" w:tentative="1">
      <w:start w:val="1"/>
      <w:numFmt w:val="decimal"/>
      <w:lvlText w:val="%4."/>
      <w:lvlJc w:val="left"/>
      <w:pPr>
        <w:ind w:left="2880" w:hanging="360"/>
      </w:pPr>
    </w:lvl>
    <w:lvl w:ilvl="4" w:tplc="804AF7B0" w:tentative="1">
      <w:start w:val="1"/>
      <w:numFmt w:val="lowerLetter"/>
      <w:lvlText w:val="%5."/>
      <w:lvlJc w:val="left"/>
      <w:pPr>
        <w:ind w:left="3600" w:hanging="360"/>
      </w:pPr>
    </w:lvl>
    <w:lvl w:ilvl="5" w:tplc="B290DE2A" w:tentative="1">
      <w:start w:val="1"/>
      <w:numFmt w:val="lowerRoman"/>
      <w:lvlText w:val="%6."/>
      <w:lvlJc w:val="right"/>
      <w:pPr>
        <w:ind w:left="4320" w:hanging="360"/>
      </w:pPr>
    </w:lvl>
    <w:lvl w:ilvl="6" w:tplc="9B267EAC" w:tentative="1">
      <w:start w:val="1"/>
      <w:numFmt w:val="decimal"/>
      <w:lvlText w:val="%7."/>
      <w:lvlJc w:val="left"/>
      <w:pPr>
        <w:ind w:left="5040" w:hanging="360"/>
      </w:pPr>
    </w:lvl>
    <w:lvl w:ilvl="7" w:tplc="F440BE44" w:tentative="1">
      <w:start w:val="1"/>
      <w:numFmt w:val="lowerLetter"/>
      <w:lvlText w:val="%8."/>
      <w:lvlJc w:val="left"/>
      <w:pPr>
        <w:ind w:left="5760" w:hanging="360"/>
      </w:pPr>
    </w:lvl>
    <w:lvl w:ilvl="8" w:tplc="AE6CE53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16FD1F0C"/>
    <w:multiLevelType w:val="hybridMultilevel"/>
    <w:tmpl w:val="6F12747C"/>
    <w:lvl w:ilvl="0" w:tplc="27E841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ACE7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616E0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100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2E46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643B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1625C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4E602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C500E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7287D0B"/>
    <w:multiLevelType w:val="hybridMultilevel"/>
    <w:tmpl w:val="B510A3EA"/>
    <w:lvl w:ilvl="0" w:tplc="F7E0F7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CC7F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80CF7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166FB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040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40857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E46D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C811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6A34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906294E"/>
    <w:multiLevelType w:val="hybridMultilevel"/>
    <w:tmpl w:val="B1DCDB30"/>
    <w:lvl w:ilvl="0" w:tplc="673E3C44">
      <w:start w:val="1"/>
      <w:numFmt w:val="upperLetter"/>
      <w:lvlText w:val="%1."/>
      <w:lvlJc w:val="left"/>
      <w:pPr>
        <w:ind w:left="720" w:hanging="360"/>
      </w:pPr>
    </w:lvl>
    <w:lvl w:ilvl="1" w:tplc="5680F5EC">
      <w:start w:val="1"/>
      <w:numFmt w:val="lowerLetter"/>
      <w:lvlText w:val="%2."/>
      <w:lvlJc w:val="left"/>
      <w:pPr>
        <w:ind w:left="1440" w:hanging="360"/>
      </w:pPr>
    </w:lvl>
    <w:lvl w:ilvl="2" w:tplc="F7DC540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00681588">
      <w:start w:val="1"/>
      <w:numFmt w:val="decimal"/>
      <w:lvlText w:val="%4."/>
      <w:lvlJc w:val="left"/>
      <w:pPr>
        <w:ind w:left="2880" w:hanging="360"/>
      </w:pPr>
    </w:lvl>
    <w:lvl w:ilvl="4" w:tplc="7D2EBC34">
      <w:start w:val="1"/>
      <w:numFmt w:val="lowerLetter"/>
      <w:lvlText w:val="%5."/>
      <w:lvlJc w:val="left"/>
      <w:pPr>
        <w:ind w:left="3600" w:hanging="360"/>
      </w:pPr>
    </w:lvl>
    <w:lvl w:ilvl="5" w:tplc="CBB0CB7C" w:tentative="1">
      <w:start w:val="1"/>
      <w:numFmt w:val="lowerRoman"/>
      <w:lvlText w:val="%6."/>
      <w:lvlJc w:val="right"/>
      <w:pPr>
        <w:ind w:left="4320" w:hanging="360"/>
      </w:pPr>
    </w:lvl>
    <w:lvl w:ilvl="6" w:tplc="FBDA9F5E" w:tentative="1">
      <w:start w:val="1"/>
      <w:numFmt w:val="decimal"/>
      <w:lvlText w:val="%7."/>
      <w:lvlJc w:val="left"/>
      <w:pPr>
        <w:ind w:left="5040" w:hanging="360"/>
      </w:pPr>
    </w:lvl>
    <w:lvl w:ilvl="7" w:tplc="5C9EA384" w:tentative="1">
      <w:start w:val="1"/>
      <w:numFmt w:val="lowerLetter"/>
      <w:lvlText w:val="%8."/>
      <w:lvlJc w:val="left"/>
      <w:pPr>
        <w:ind w:left="5760" w:hanging="360"/>
      </w:pPr>
    </w:lvl>
    <w:lvl w:ilvl="8" w:tplc="6A1412C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0" w15:restartNumberingAfterBreak="0">
    <w:nsid w:val="1AC531EC"/>
    <w:multiLevelType w:val="hybridMultilevel"/>
    <w:tmpl w:val="DEB45B12"/>
    <w:lvl w:ilvl="0" w:tplc="213423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2695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2058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BC8B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1A1E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402B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2C4C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A886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BA2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0B574F6"/>
    <w:multiLevelType w:val="hybridMultilevel"/>
    <w:tmpl w:val="84C610B6"/>
    <w:lvl w:ilvl="0" w:tplc="CD885996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EE7250"/>
    <w:multiLevelType w:val="hybridMultilevel"/>
    <w:tmpl w:val="799CB93A"/>
    <w:lvl w:ilvl="0" w:tplc="7CE8474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0518C3C6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FCF87698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11B81CE4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BD5CF9F8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/>
      </w:rPr>
    </w:lvl>
    <w:lvl w:ilvl="5" w:tplc="287C822C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659ECD7E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7A6645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/>
      </w:rPr>
    </w:lvl>
    <w:lvl w:ilvl="8" w:tplc="E458A58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3" w15:restartNumberingAfterBreak="0">
    <w:nsid w:val="241F041D"/>
    <w:multiLevelType w:val="hybridMultilevel"/>
    <w:tmpl w:val="D4F675AA"/>
    <w:lvl w:ilvl="0" w:tplc="766221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4045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480D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3E70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FE42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F6DE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F02C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20EA4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9AE0E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4C42765"/>
    <w:multiLevelType w:val="hybridMultilevel"/>
    <w:tmpl w:val="2BEEC83C"/>
    <w:lvl w:ilvl="0" w:tplc="329AC6D0">
      <w:start w:val="1"/>
      <w:numFmt w:val="upperLetter"/>
      <w:lvlText w:val="%1."/>
      <w:lvlJc w:val="left"/>
      <w:pPr>
        <w:ind w:left="1080" w:hanging="360"/>
      </w:pPr>
    </w:lvl>
    <w:lvl w:ilvl="1" w:tplc="BB7056D0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D1228D88">
      <w:start w:val="1"/>
      <w:numFmt w:val="lowerRoman"/>
      <w:lvlText w:val="%3."/>
      <w:lvlJc w:val="right"/>
      <w:pPr>
        <w:ind w:left="2520" w:hanging="360"/>
      </w:pPr>
    </w:lvl>
    <w:lvl w:ilvl="3" w:tplc="1E4EED7E">
      <w:start w:val="1"/>
      <w:numFmt w:val="decimal"/>
      <w:lvlText w:val="%4."/>
      <w:lvlJc w:val="left"/>
      <w:pPr>
        <w:ind w:left="3240" w:hanging="360"/>
      </w:pPr>
    </w:lvl>
    <w:lvl w:ilvl="4" w:tplc="9CE0C98E" w:tentative="1">
      <w:start w:val="1"/>
      <w:numFmt w:val="lowerLetter"/>
      <w:lvlText w:val="%5."/>
      <w:lvlJc w:val="left"/>
      <w:pPr>
        <w:ind w:left="3960" w:hanging="360"/>
      </w:pPr>
    </w:lvl>
    <w:lvl w:ilvl="5" w:tplc="E3EA3D66" w:tentative="1">
      <w:start w:val="1"/>
      <w:numFmt w:val="lowerRoman"/>
      <w:lvlText w:val="%6."/>
      <w:lvlJc w:val="right"/>
      <w:pPr>
        <w:ind w:left="4680" w:hanging="360"/>
      </w:pPr>
    </w:lvl>
    <w:lvl w:ilvl="6" w:tplc="D72895C2" w:tentative="1">
      <w:start w:val="1"/>
      <w:numFmt w:val="decimal"/>
      <w:lvlText w:val="%7."/>
      <w:lvlJc w:val="left"/>
      <w:pPr>
        <w:ind w:left="5400" w:hanging="360"/>
      </w:pPr>
    </w:lvl>
    <w:lvl w:ilvl="7" w:tplc="B2423C7A" w:tentative="1">
      <w:start w:val="1"/>
      <w:numFmt w:val="lowerLetter"/>
      <w:lvlText w:val="%8."/>
      <w:lvlJc w:val="left"/>
      <w:pPr>
        <w:ind w:left="6120" w:hanging="360"/>
      </w:pPr>
    </w:lvl>
    <w:lvl w:ilvl="8" w:tplc="94D41F06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5" w15:restartNumberingAfterBreak="0">
    <w:nsid w:val="255B4FB2"/>
    <w:multiLevelType w:val="hybridMultilevel"/>
    <w:tmpl w:val="386E1B88"/>
    <w:lvl w:ilvl="0" w:tplc="934EB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2AFDC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E32F0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A25E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D4DC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C42E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8D8C4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4EE4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DD457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5654161"/>
    <w:multiLevelType w:val="hybridMultilevel"/>
    <w:tmpl w:val="C066BBB2"/>
    <w:lvl w:ilvl="0" w:tplc="3274D3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EE4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1082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90F0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3A78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788A8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DC693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DEF4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B56D4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6694006"/>
    <w:multiLevelType w:val="hybridMultilevel"/>
    <w:tmpl w:val="AEAEDDD6"/>
    <w:lvl w:ilvl="0" w:tplc="156884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9ACF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C2C72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42EB7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5E10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56C8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EE6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424B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965E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9C3505F"/>
    <w:multiLevelType w:val="hybridMultilevel"/>
    <w:tmpl w:val="1E8C632A"/>
    <w:lvl w:ilvl="0" w:tplc="AC8AA9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5CEC878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6046E29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7E0896E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A0EA9B5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C9E86AA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BF84B2E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EF50991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236063E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9" w15:restartNumberingAfterBreak="0">
    <w:nsid w:val="2A9016D2"/>
    <w:multiLevelType w:val="hybridMultilevel"/>
    <w:tmpl w:val="47865636"/>
    <w:lvl w:ilvl="0" w:tplc="E198424E">
      <w:start w:val="1"/>
      <w:numFmt w:val="decimal"/>
      <w:lvlText w:val="%1."/>
      <w:lvlJc w:val="left"/>
      <w:pPr>
        <w:ind w:left="720" w:hanging="360"/>
      </w:pPr>
    </w:lvl>
    <w:lvl w:ilvl="1" w:tplc="2680580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472E5DA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794CB7B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AA12E890" w:tentative="1">
      <w:start w:val="1"/>
      <w:numFmt w:val="lowerLetter"/>
      <w:lvlText w:val="%5."/>
      <w:lvlJc w:val="left"/>
      <w:pPr>
        <w:ind w:left="3600" w:hanging="360"/>
      </w:pPr>
    </w:lvl>
    <w:lvl w:ilvl="5" w:tplc="6FF80166" w:tentative="1">
      <w:start w:val="1"/>
      <w:numFmt w:val="lowerRoman"/>
      <w:lvlText w:val="%6."/>
      <w:lvlJc w:val="right"/>
      <w:pPr>
        <w:ind w:left="4320" w:hanging="360"/>
      </w:pPr>
    </w:lvl>
    <w:lvl w:ilvl="6" w:tplc="FD80A5CA" w:tentative="1">
      <w:start w:val="1"/>
      <w:numFmt w:val="decimal"/>
      <w:lvlText w:val="%7."/>
      <w:lvlJc w:val="left"/>
      <w:pPr>
        <w:ind w:left="5040" w:hanging="360"/>
      </w:pPr>
    </w:lvl>
    <w:lvl w:ilvl="7" w:tplc="C90077DA" w:tentative="1">
      <w:start w:val="1"/>
      <w:numFmt w:val="lowerLetter"/>
      <w:lvlText w:val="%8."/>
      <w:lvlJc w:val="left"/>
      <w:pPr>
        <w:ind w:left="5760" w:hanging="360"/>
      </w:pPr>
    </w:lvl>
    <w:lvl w:ilvl="8" w:tplc="4366FDF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0" w15:restartNumberingAfterBreak="0">
    <w:nsid w:val="2B4D55D8"/>
    <w:multiLevelType w:val="hybridMultilevel"/>
    <w:tmpl w:val="1BC0F5EE"/>
    <w:lvl w:ilvl="0" w:tplc="701EC6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86F5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B6F5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6CAD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BAEB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1A91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6812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C8F1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42B9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2C0444FA"/>
    <w:multiLevelType w:val="hybridMultilevel"/>
    <w:tmpl w:val="DB3C2D02"/>
    <w:lvl w:ilvl="0" w:tplc="F68E65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74236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FBE7D2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C46CF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D647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4CB2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4638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3EE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A077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C3E77C2"/>
    <w:multiLevelType w:val="hybridMultilevel"/>
    <w:tmpl w:val="7DC0B3EA"/>
    <w:lvl w:ilvl="0" w:tplc="F6CC85F0">
      <w:start w:val="1"/>
      <w:numFmt w:val="upperLetter"/>
      <w:lvlText w:val="%1."/>
      <w:lvlJc w:val="left"/>
      <w:pPr>
        <w:ind w:left="720" w:hanging="360"/>
      </w:pPr>
    </w:lvl>
    <w:lvl w:ilvl="1" w:tplc="AC26D3F8">
      <w:start w:val="1"/>
      <w:numFmt w:val="lowerLetter"/>
      <w:lvlText w:val="%2."/>
      <w:lvlJc w:val="left"/>
      <w:pPr>
        <w:ind w:left="1080" w:hanging="360"/>
      </w:p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E3AA4CC">
      <w:start w:val="1"/>
      <w:numFmt w:val="decimal"/>
      <w:lvlText w:val="%4."/>
      <w:lvlJc w:val="left"/>
      <w:pPr>
        <w:ind w:left="2880" w:hanging="360"/>
      </w:pPr>
    </w:lvl>
    <w:lvl w:ilvl="4" w:tplc="B1E298BC" w:tentative="1">
      <w:start w:val="1"/>
      <w:numFmt w:val="lowerLetter"/>
      <w:lvlText w:val="%5."/>
      <w:lvlJc w:val="left"/>
      <w:pPr>
        <w:ind w:left="3600" w:hanging="360"/>
      </w:pPr>
    </w:lvl>
    <w:lvl w:ilvl="5" w:tplc="01E2AD70" w:tentative="1">
      <w:start w:val="1"/>
      <w:numFmt w:val="lowerRoman"/>
      <w:lvlText w:val="%6."/>
      <w:lvlJc w:val="right"/>
      <w:pPr>
        <w:ind w:left="4320" w:hanging="360"/>
      </w:pPr>
    </w:lvl>
    <w:lvl w:ilvl="6" w:tplc="0F521E36" w:tentative="1">
      <w:start w:val="1"/>
      <w:numFmt w:val="decimal"/>
      <w:lvlText w:val="%7."/>
      <w:lvlJc w:val="left"/>
      <w:pPr>
        <w:ind w:left="5040" w:hanging="360"/>
      </w:pPr>
    </w:lvl>
    <w:lvl w:ilvl="7" w:tplc="84E85934" w:tentative="1">
      <w:start w:val="1"/>
      <w:numFmt w:val="lowerLetter"/>
      <w:lvlText w:val="%8."/>
      <w:lvlJc w:val="left"/>
      <w:pPr>
        <w:ind w:left="5760" w:hanging="360"/>
      </w:pPr>
    </w:lvl>
    <w:lvl w:ilvl="8" w:tplc="7F88124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3" w15:restartNumberingAfterBreak="0">
    <w:nsid w:val="2CC71697"/>
    <w:multiLevelType w:val="hybridMultilevel"/>
    <w:tmpl w:val="835E0E26"/>
    <w:lvl w:ilvl="0" w:tplc="16287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4C26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C667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1498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1C93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44B4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1062A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E2AC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E28D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D3202F1"/>
    <w:multiLevelType w:val="hybridMultilevel"/>
    <w:tmpl w:val="0C58CD38"/>
    <w:lvl w:ilvl="0" w:tplc="7CF67C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98E4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E440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1C02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45889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02FD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DC284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AE11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521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DDF706D"/>
    <w:multiLevelType w:val="hybridMultilevel"/>
    <w:tmpl w:val="A3684E30"/>
    <w:lvl w:ilvl="0" w:tplc="ED162E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347A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1EC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F01A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04DF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464F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247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B0D2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EA08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30710AD5"/>
    <w:multiLevelType w:val="hybridMultilevel"/>
    <w:tmpl w:val="7A3A7BDC"/>
    <w:lvl w:ilvl="0" w:tplc="14101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963B4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61665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31C1B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E09B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6302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18E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5E45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AED6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32B3482C"/>
    <w:multiLevelType w:val="hybridMultilevel"/>
    <w:tmpl w:val="F75E7F46"/>
    <w:lvl w:ilvl="0" w:tplc="269EF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D2EB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78D1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D6FE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BC37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4036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386D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5058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DE25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350B1B68"/>
    <w:multiLevelType w:val="hybridMultilevel"/>
    <w:tmpl w:val="11122D66"/>
    <w:lvl w:ilvl="0" w:tplc="F9967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302C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DC86C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6A4A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E7CBA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9F06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3499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1247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F2A6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362A3523"/>
    <w:multiLevelType w:val="hybridMultilevel"/>
    <w:tmpl w:val="81BA45B4"/>
    <w:lvl w:ilvl="0" w:tplc="5C50EA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07E554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01AEDE5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2C9EF53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5584ED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10E2058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B7201E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8B42D0F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492693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0" w15:restartNumberingAfterBreak="0">
    <w:nsid w:val="385D1381"/>
    <w:multiLevelType w:val="hybridMultilevel"/>
    <w:tmpl w:val="FE803A3E"/>
    <w:lvl w:ilvl="0" w:tplc="C2DE5E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B8B7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9407F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7E23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365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A8CA6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9C83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95C1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765C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39A12169"/>
    <w:multiLevelType w:val="hybridMultilevel"/>
    <w:tmpl w:val="E272E282"/>
    <w:lvl w:ilvl="0" w:tplc="55C87372">
      <w:start w:val="1"/>
      <w:numFmt w:val="decimal"/>
      <w:lvlText w:val="%1."/>
      <w:lvlJc w:val="left"/>
      <w:pPr>
        <w:ind w:left="720" w:hanging="360"/>
      </w:pPr>
    </w:lvl>
    <w:lvl w:ilvl="1" w:tplc="4E7AFFAA">
      <w:start w:val="1"/>
      <w:numFmt w:val="lowerLetter"/>
      <w:lvlText w:val="%2."/>
      <w:lvlJc w:val="left"/>
      <w:pPr>
        <w:ind w:left="1440" w:hanging="360"/>
      </w:pPr>
    </w:lvl>
    <w:lvl w:ilvl="2" w:tplc="B2D4E40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5CCC118" w:tentative="1">
      <w:start w:val="1"/>
      <w:numFmt w:val="decimal"/>
      <w:lvlText w:val="%4."/>
      <w:lvlJc w:val="left"/>
      <w:pPr>
        <w:ind w:left="2880" w:hanging="360"/>
      </w:pPr>
    </w:lvl>
    <w:lvl w:ilvl="4" w:tplc="54769E9A" w:tentative="1">
      <w:start w:val="1"/>
      <w:numFmt w:val="lowerLetter"/>
      <w:lvlText w:val="%5."/>
      <w:lvlJc w:val="left"/>
      <w:pPr>
        <w:ind w:left="3600" w:hanging="360"/>
      </w:pPr>
    </w:lvl>
    <w:lvl w:ilvl="5" w:tplc="009A7786" w:tentative="1">
      <w:start w:val="1"/>
      <w:numFmt w:val="lowerRoman"/>
      <w:lvlText w:val="%6."/>
      <w:lvlJc w:val="right"/>
      <w:pPr>
        <w:ind w:left="4320" w:hanging="360"/>
      </w:pPr>
    </w:lvl>
    <w:lvl w:ilvl="6" w:tplc="E3EA0906" w:tentative="1">
      <w:start w:val="1"/>
      <w:numFmt w:val="decimal"/>
      <w:lvlText w:val="%7."/>
      <w:lvlJc w:val="left"/>
      <w:pPr>
        <w:ind w:left="5040" w:hanging="360"/>
      </w:pPr>
    </w:lvl>
    <w:lvl w:ilvl="7" w:tplc="8EA274AC" w:tentative="1">
      <w:start w:val="1"/>
      <w:numFmt w:val="lowerLetter"/>
      <w:lvlText w:val="%8."/>
      <w:lvlJc w:val="left"/>
      <w:pPr>
        <w:ind w:left="5760" w:hanging="360"/>
      </w:pPr>
    </w:lvl>
    <w:lvl w:ilvl="8" w:tplc="5B06722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2" w15:restartNumberingAfterBreak="0">
    <w:nsid w:val="3DAF2A64"/>
    <w:multiLevelType w:val="hybridMultilevel"/>
    <w:tmpl w:val="DD466604"/>
    <w:lvl w:ilvl="0" w:tplc="33BC1C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FB489B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D9DA3DF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A606B38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FAF42FA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DDC2E65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E2300E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7E7845A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46057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3" w15:restartNumberingAfterBreak="0">
    <w:nsid w:val="3DCE57AB"/>
    <w:multiLevelType w:val="hybridMultilevel"/>
    <w:tmpl w:val="1ACC8558"/>
    <w:lvl w:ilvl="0" w:tplc="FE187D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AE411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D2CD7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C025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DA93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C660A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945D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F072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7EED7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3F5C7C09"/>
    <w:multiLevelType w:val="hybridMultilevel"/>
    <w:tmpl w:val="90021778"/>
    <w:lvl w:ilvl="0" w:tplc="AF8AD5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10953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321D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0408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680F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98B1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125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84C5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6682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FD75492"/>
    <w:multiLevelType w:val="hybridMultilevel"/>
    <w:tmpl w:val="4896F6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FF48C7"/>
    <w:multiLevelType w:val="hybridMultilevel"/>
    <w:tmpl w:val="9E3294A8"/>
    <w:lvl w:ilvl="0" w:tplc="9BA699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78CF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247E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6E73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9C46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D6AA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28EE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C64D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B23B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40E37534"/>
    <w:multiLevelType w:val="hybridMultilevel"/>
    <w:tmpl w:val="434C0D24"/>
    <w:lvl w:ilvl="0" w:tplc="66960F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16DC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2F44E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A0F4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3A0C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F27B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0424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2A1F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9022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415B7C31"/>
    <w:multiLevelType w:val="hybridMultilevel"/>
    <w:tmpl w:val="5110582E"/>
    <w:lvl w:ilvl="0" w:tplc="52D896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FAD0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E4EB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162A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F487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E86A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9CEA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9C68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38AD8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42F85FD7"/>
    <w:multiLevelType w:val="hybridMultilevel"/>
    <w:tmpl w:val="02C8328C"/>
    <w:lvl w:ilvl="0" w:tplc="8BCEE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5257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B8DF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308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5845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C850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963A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EE05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CE18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44732D51"/>
    <w:multiLevelType w:val="hybridMultilevel"/>
    <w:tmpl w:val="6A641B14"/>
    <w:lvl w:ilvl="0" w:tplc="4BD0DC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58044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4E1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4035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0140C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A14B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C031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36F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A297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46FD09F9"/>
    <w:multiLevelType w:val="hybridMultilevel"/>
    <w:tmpl w:val="6F06A5B0"/>
    <w:lvl w:ilvl="0" w:tplc="FE464D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664004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D37E0CB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3A8F66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C7662E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DD102A0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B19404C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FC1A0CE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DFCAB9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2" w15:restartNumberingAfterBreak="0">
    <w:nsid w:val="478B6C26"/>
    <w:multiLevelType w:val="hybridMultilevel"/>
    <w:tmpl w:val="72CC6B00"/>
    <w:lvl w:ilvl="0" w:tplc="63204C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2768884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C4EC4300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B9AC9E7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E05CCC1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3F66BC9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6C14B15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7096B10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794E05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3" w15:restartNumberingAfterBreak="0">
    <w:nsid w:val="485532EE"/>
    <w:multiLevelType w:val="hybridMultilevel"/>
    <w:tmpl w:val="0E20314E"/>
    <w:lvl w:ilvl="0" w:tplc="DAB01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DC50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EA23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E682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F29C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52E2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3C88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D247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1C85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4D794E8D"/>
    <w:multiLevelType w:val="hybridMultilevel"/>
    <w:tmpl w:val="7E46A304"/>
    <w:lvl w:ilvl="0" w:tplc="5CBC09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7475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AE6D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C6AA7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C85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E4086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B2D4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CA842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C382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4F52478E"/>
    <w:multiLevelType w:val="hybridMultilevel"/>
    <w:tmpl w:val="B30AF4C8"/>
    <w:lvl w:ilvl="0" w:tplc="5A96BA30">
      <w:start w:val="1"/>
      <w:numFmt w:val="decimal"/>
      <w:lvlText w:val="%1."/>
      <w:lvlJc w:val="left"/>
      <w:pPr>
        <w:ind w:left="420" w:hanging="360"/>
      </w:pPr>
    </w:lvl>
    <w:lvl w:ilvl="1" w:tplc="6BB2F656">
      <w:start w:val="1"/>
      <w:numFmt w:val="bullet"/>
      <w:lvlText w:val=""/>
      <w:lvlJc w:val="left"/>
      <w:pPr>
        <w:ind w:left="1140" w:hanging="360"/>
      </w:pPr>
      <w:rPr>
        <w:rFonts w:ascii="Symbol" w:hAnsi="Symbol"/>
      </w:rPr>
    </w:lvl>
    <w:lvl w:ilvl="2" w:tplc="DBF60C18" w:tentative="1">
      <w:start w:val="1"/>
      <w:numFmt w:val="lowerRoman"/>
      <w:lvlText w:val="%3."/>
      <w:lvlJc w:val="right"/>
      <w:pPr>
        <w:ind w:left="1860" w:hanging="360"/>
      </w:pPr>
    </w:lvl>
    <w:lvl w:ilvl="3" w:tplc="78EA4A7C" w:tentative="1">
      <w:start w:val="1"/>
      <w:numFmt w:val="decimal"/>
      <w:lvlText w:val="%4."/>
      <w:lvlJc w:val="left"/>
      <w:pPr>
        <w:ind w:left="2580" w:hanging="360"/>
      </w:pPr>
    </w:lvl>
    <w:lvl w:ilvl="4" w:tplc="DEDE96DE" w:tentative="1">
      <w:start w:val="1"/>
      <w:numFmt w:val="lowerLetter"/>
      <w:lvlText w:val="%5."/>
      <w:lvlJc w:val="left"/>
      <w:pPr>
        <w:ind w:left="3300" w:hanging="360"/>
      </w:pPr>
    </w:lvl>
    <w:lvl w:ilvl="5" w:tplc="43487CB2" w:tentative="1">
      <w:start w:val="1"/>
      <w:numFmt w:val="lowerRoman"/>
      <w:lvlText w:val="%6."/>
      <w:lvlJc w:val="right"/>
      <w:pPr>
        <w:ind w:left="4020" w:hanging="360"/>
      </w:pPr>
    </w:lvl>
    <w:lvl w:ilvl="6" w:tplc="2A3E09FE" w:tentative="1">
      <w:start w:val="1"/>
      <w:numFmt w:val="decimal"/>
      <w:lvlText w:val="%7."/>
      <w:lvlJc w:val="left"/>
      <w:pPr>
        <w:ind w:left="4740" w:hanging="360"/>
      </w:pPr>
    </w:lvl>
    <w:lvl w:ilvl="7" w:tplc="C54A61C2" w:tentative="1">
      <w:start w:val="1"/>
      <w:numFmt w:val="lowerLetter"/>
      <w:lvlText w:val="%8."/>
      <w:lvlJc w:val="left"/>
      <w:pPr>
        <w:ind w:left="5460" w:hanging="360"/>
      </w:pPr>
    </w:lvl>
    <w:lvl w:ilvl="8" w:tplc="ECC6EED6" w:tentative="1">
      <w:start w:val="1"/>
      <w:numFmt w:val="lowerRoman"/>
      <w:lvlText w:val="%9."/>
      <w:lvlJc w:val="right"/>
      <w:pPr>
        <w:ind w:left="6180" w:hanging="360"/>
      </w:pPr>
    </w:lvl>
  </w:abstractNum>
  <w:abstractNum w:abstractNumId="56" w15:restartNumberingAfterBreak="0">
    <w:nsid w:val="5031314D"/>
    <w:multiLevelType w:val="hybridMultilevel"/>
    <w:tmpl w:val="1E342016"/>
    <w:lvl w:ilvl="0" w:tplc="66B463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1CE3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9CEF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509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4439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264C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6E89E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7E83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7483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0905FEA"/>
    <w:multiLevelType w:val="hybridMultilevel"/>
    <w:tmpl w:val="D7FA5048"/>
    <w:lvl w:ilvl="0" w:tplc="6DE0C8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6091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6072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A865E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683B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5402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5B87D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DE79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9CDD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51875EAA"/>
    <w:multiLevelType w:val="hybridMultilevel"/>
    <w:tmpl w:val="BE5A3780"/>
    <w:lvl w:ilvl="0" w:tplc="B59CA3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185F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B08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2837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7E2A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1469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2C3C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1651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22F6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53D25918"/>
    <w:multiLevelType w:val="hybridMultilevel"/>
    <w:tmpl w:val="706A1C6A"/>
    <w:lvl w:ilvl="0" w:tplc="7D6AB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88CF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44DD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BA36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FE0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EC5F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0EE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EF2BD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758CD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57731510"/>
    <w:multiLevelType w:val="hybridMultilevel"/>
    <w:tmpl w:val="552CD9AE"/>
    <w:lvl w:ilvl="0" w:tplc="752818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8AFD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C34AA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F5638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5CC9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226B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80D0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6E42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607B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57FF14D9"/>
    <w:multiLevelType w:val="hybridMultilevel"/>
    <w:tmpl w:val="DED4150C"/>
    <w:lvl w:ilvl="0" w:tplc="BF98B1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3428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1813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324F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50F8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CC3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ACD6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281C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3287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586328F1"/>
    <w:multiLevelType w:val="hybridMultilevel"/>
    <w:tmpl w:val="9E7A4774"/>
    <w:lvl w:ilvl="0" w:tplc="AC8C0C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281E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68C8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7821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2C0AA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460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E416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1C65A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B207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598470AA"/>
    <w:multiLevelType w:val="hybridMultilevel"/>
    <w:tmpl w:val="0E2CE95E"/>
    <w:lvl w:ilvl="0" w:tplc="4A04CBE0">
      <w:start w:val="1"/>
      <w:numFmt w:val="decimal"/>
      <w:lvlText w:val="%1."/>
      <w:lvlJc w:val="left"/>
      <w:pPr>
        <w:ind w:left="360" w:hanging="360"/>
      </w:pPr>
    </w:lvl>
    <w:lvl w:ilvl="1" w:tplc="F0EADDE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26DADD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DC2A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C898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92F8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BE0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262D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DC3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59AF5043"/>
    <w:multiLevelType w:val="hybridMultilevel"/>
    <w:tmpl w:val="AFCCB0CA"/>
    <w:lvl w:ilvl="0" w:tplc="CAFE1E42">
      <w:start w:val="1"/>
      <w:numFmt w:val="decimal"/>
      <w:lvlText w:val="%1."/>
      <w:lvlJc w:val="left"/>
      <w:pPr>
        <w:ind w:left="720" w:hanging="360"/>
      </w:pPr>
    </w:lvl>
    <w:lvl w:ilvl="1" w:tplc="202A58C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1C7E9086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F162DA0">
      <w:start w:val="1"/>
      <w:numFmt w:val="decimal"/>
      <w:lvlText w:val="%4."/>
      <w:lvlJc w:val="left"/>
      <w:pPr>
        <w:ind w:left="2880" w:hanging="360"/>
      </w:pPr>
    </w:lvl>
    <w:lvl w:ilvl="4" w:tplc="A50E8988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938E397E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0D7A65DE" w:tentative="1">
      <w:start w:val="1"/>
      <w:numFmt w:val="decimal"/>
      <w:lvlText w:val="%7."/>
      <w:lvlJc w:val="left"/>
      <w:pPr>
        <w:ind w:left="5040" w:hanging="360"/>
      </w:pPr>
    </w:lvl>
    <w:lvl w:ilvl="7" w:tplc="56ECF63A" w:tentative="1">
      <w:start w:val="1"/>
      <w:numFmt w:val="lowerLetter"/>
      <w:lvlText w:val="%8."/>
      <w:lvlJc w:val="left"/>
      <w:pPr>
        <w:ind w:left="5760" w:hanging="360"/>
      </w:pPr>
    </w:lvl>
    <w:lvl w:ilvl="8" w:tplc="DA4E744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5" w15:restartNumberingAfterBreak="0">
    <w:nsid w:val="59B70AEF"/>
    <w:multiLevelType w:val="hybridMultilevel"/>
    <w:tmpl w:val="39920346"/>
    <w:lvl w:ilvl="0" w:tplc="DD966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423A2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A6495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103B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E6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A008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60AB4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8C1C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7C2F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59DE70BD"/>
    <w:multiLevelType w:val="hybridMultilevel"/>
    <w:tmpl w:val="BCD612B2"/>
    <w:lvl w:ilvl="0" w:tplc="A8043AD2">
      <w:start w:val="1"/>
      <w:numFmt w:val="decimal"/>
      <w:lvlText w:val="%1."/>
      <w:lvlJc w:val="left"/>
      <w:pPr>
        <w:ind w:left="720" w:hanging="360"/>
      </w:pPr>
    </w:lvl>
    <w:lvl w:ilvl="1" w:tplc="116CE262" w:tentative="1">
      <w:start w:val="1"/>
      <w:numFmt w:val="lowerLetter"/>
      <w:lvlText w:val="%2."/>
      <w:lvlJc w:val="left"/>
      <w:pPr>
        <w:ind w:left="1440" w:hanging="360"/>
      </w:pPr>
    </w:lvl>
    <w:lvl w:ilvl="2" w:tplc="58FACF9E" w:tentative="1">
      <w:start w:val="1"/>
      <w:numFmt w:val="lowerRoman"/>
      <w:lvlText w:val="%3."/>
      <w:lvlJc w:val="right"/>
      <w:pPr>
        <w:ind w:left="2160" w:hanging="360"/>
      </w:pPr>
    </w:lvl>
    <w:lvl w:ilvl="3" w:tplc="5622BBC8" w:tentative="1">
      <w:start w:val="1"/>
      <w:numFmt w:val="decimal"/>
      <w:lvlText w:val="%4."/>
      <w:lvlJc w:val="left"/>
      <w:pPr>
        <w:ind w:left="2880" w:hanging="360"/>
      </w:pPr>
    </w:lvl>
    <w:lvl w:ilvl="4" w:tplc="65F843BC" w:tentative="1">
      <w:start w:val="1"/>
      <w:numFmt w:val="lowerLetter"/>
      <w:lvlText w:val="%5."/>
      <w:lvlJc w:val="left"/>
      <w:pPr>
        <w:ind w:left="3600" w:hanging="360"/>
      </w:pPr>
    </w:lvl>
    <w:lvl w:ilvl="5" w:tplc="DDEC6908" w:tentative="1">
      <w:start w:val="1"/>
      <w:numFmt w:val="lowerRoman"/>
      <w:lvlText w:val="%6."/>
      <w:lvlJc w:val="right"/>
      <w:pPr>
        <w:ind w:left="4320" w:hanging="360"/>
      </w:pPr>
    </w:lvl>
    <w:lvl w:ilvl="6" w:tplc="B8A8818A" w:tentative="1">
      <w:start w:val="1"/>
      <w:numFmt w:val="decimal"/>
      <w:lvlText w:val="%7."/>
      <w:lvlJc w:val="left"/>
      <w:pPr>
        <w:ind w:left="5040" w:hanging="360"/>
      </w:pPr>
    </w:lvl>
    <w:lvl w:ilvl="7" w:tplc="ED00B566" w:tentative="1">
      <w:start w:val="1"/>
      <w:numFmt w:val="lowerLetter"/>
      <w:lvlText w:val="%8."/>
      <w:lvlJc w:val="left"/>
      <w:pPr>
        <w:ind w:left="5760" w:hanging="360"/>
      </w:pPr>
    </w:lvl>
    <w:lvl w:ilvl="8" w:tplc="7C7066D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7" w15:restartNumberingAfterBreak="0">
    <w:nsid w:val="5E703C60"/>
    <w:multiLevelType w:val="hybridMultilevel"/>
    <w:tmpl w:val="DABA8FDE"/>
    <w:lvl w:ilvl="0" w:tplc="D7F098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0B498E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ED1E35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73D4E8C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65A6214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1E8C640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C8489B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1349BB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F7040A7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8" w15:restartNumberingAfterBreak="0">
    <w:nsid w:val="5EC62E2C"/>
    <w:multiLevelType w:val="hybridMultilevel"/>
    <w:tmpl w:val="222EA896"/>
    <w:lvl w:ilvl="0" w:tplc="EF9CB2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96F0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7632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7816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BE5D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C273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320C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FE84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900C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FF80410"/>
    <w:multiLevelType w:val="hybridMultilevel"/>
    <w:tmpl w:val="F8EAED54"/>
    <w:lvl w:ilvl="0" w:tplc="71E6F90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FCC25FDC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0B061EA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9B48898C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52D8BE4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4E42A66A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C8F85334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596E47DC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36EA406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70" w15:restartNumberingAfterBreak="0">
    <w:nsid w:val="61595884"/>
    <w:multiLevelType w:val="hybridMultilevel"/>
    <w:tmpl w:val="30BC2062"/>
    <w:lvl w:ilvl="0" w:tplc="B1AA5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C67A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AC873A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8E6D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AE8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624E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2641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80E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2C5B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15E224A"/>
    <w:multiLevelType w:val="hybridMultilevel"/>
    <w:tmpl w:val="4ADC61F8"/>
    <w:lvl w:ilvl="0" w:tplc="C92645D6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6EE858DA" w:tentative="1">
      <w:start w:val="1"/>
      <w:numFmt w:val="lowerLetter"/>
      <w:lvlText w:val="%2."/>
      <w:lvlJc w:val="left"/>
      <w:pPr>
        <w:ind w:left="1440" w:hanging="360"/>
      </w:pPr>
    </w:lvl>
    <w:lvl w:ilvl="2" w:tplc="2068B8E2" w:tentative="1">
      <w:start w:val="1"/>
      <w:numFmt w:val="lowerRoman"/>
      <w:lvlText w:val="%3."/>
      <w:lvlJc w:val="right"/>
      <w:pPr>
        <w:ind w:left="2160" w:hanging="360"/>
      </w:pPr>
    </w:lvl>
    <w:lvl w:ilvl="3" w:tplc="5EFC88D0" w:tentative="1">
      <w:start w:val="1"/>
      <w:numFmt w:val="decimal"/>
      <w:lvlText w:val="%4."/>
      <w:lvlJc w:val="left"/>
      <w:pPr>
        <w:ind w:left="2880" w:hanging="360"/>
      </w:pPr>
    </w:lvl>
    <w:lvl w:ilvl="4" w:tplc="2D509F34" w:tentative="1">
      <w:start w:val="1"/>
      <w:numFmt w:val="lowerLetter"/>
      <w:lvlText w:val="%5."/>
      <w:lvlJc w:val="left"/>
      <w:pPr>
        <w:ind w:left="3600" w:hanging="360"/>
      </w:pPr>
    </w:lvl>
    <w:lvl w:ilvl="5" w:tplc="2310773E" w:tentative="1">
      <w:start w:val="1"/>
      <w:numFmt w:val="lowerRoman"/>
      <w:lvlText w:val="%6."/>
      <w:lvlJc w:val="right"/>
      <w:pPr>
        <w:ind w:left="4320" w:hanging="360"/>
      </w:pPr>
    </w:lvl>
    <w:lvl w:ilvl="6" w:tplc="0AEA3210" w:tentative="1">
      <w:start w:val="1"/>
      <w:numFmt w:val="decimal"/>
      <w:lvlText w:val="%7."/>
      <w:lvlJc w:val="left"/>
      <w:pPr>
        <w:ind w:left="5040" w:hanging="360"/>
      </w:pPr>
    </w:lvl>
    <w:lvl w:ilvl="7" w:tplc="E9FCFB40" w:tentative="1">
      <w:start w:val="1"/>
      <w:numFmt w:val="lowerLetter"/>
      <w:lvlText w:val="%8."/>
      <w:lvlJc w:val="left"/>
      <w:pPr>
        <w:ind w:left="5760" w:hanging="360"/>
      </w:pPr>
    </w:lvl>
    <w:lvl w:ilvl="8" w:tplc="47DC547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2" w15:restartNumberingAfterBreak="0">
    <w:nsid w:val="61AC618A"/>
    <w:multiLevelType w:val="hybridMultilevel"/>
    <w:tmpl w:val="58C85854"/>
    <w:lvl w:ilvl="0" w:tplc="0AA0D9B8">
      <w:start w:val="1"/>
      <w:numFmt w:val="decimal"/>
      <w:lvlText w:val="%1."/>
      <w:lvlJc w:val="left"/>
      <w:pPr>
        <w:ind w:left="720" w:hanging="360"/>
      </w:pPr>
    </w:lvl>
    <w:lvl w:ilvl="1" w:tplc="E4ECB75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C9A66282">
      <w:start w:val="1"/>
      <w:numFmt w:val="lowerRoman"/>
      <w:lvlText w:val="%3."/>
      <w:lvlJc w:val="right"/>
      <w:pPr>
        <w:ind w:left="2160" w:hanging="360"/>
      </w:pPr>
    </w:lvl>
    <w:lvl w:ilvl="3" w:tplc="7BDE9246" w:tentative="1">
      <w:start w:val="1"/>
      <w:numFmt w:val="decimal"/>
      <w:lvlText w:val="%4."/>
      <w:lvlJc w:val="left"/>
      <w:pPr>
        <w:ind w:left="2880" w:hanging="360"/>
      </w:pPr>
    </w:lvl>
    <w:lvl w:ilvl="4" w:tplc="02C6DC60" w:tentative="1">
      <w:start w:val="1"/>
      <w:numFmt w:val="lowerLetter"/>
      <w:lvlText w:val="%5."/>
      <w:lvlJc w:val="left"/>
      <w:pPr>
        <w:ind w:left="3600" w:hanging="360"/>
      </w:pPr>
    </w:lvl>
    <w:lvl w:ilvl="5" w:tplc="05025874" w:tentative="1">
      <w:start w:val="1"/>
      <w:numFmt w:val="lowerRoman"/>
      <w:lvlText w:val="%6."/>
      <w:lvlJc w:val="right"/>
      <w:pPr>
        <w:ind w:left="4320" w:hanging="360"/>
      </w:pPr>
    </w:lvl>
    <w:lvl w:ilvl="6" w:tplc="C5644052" w:tentative="1">
      <w:start w:val="1"/>
      <w:numFmt w:val="decimal"/>
      <w:lvlText w:val="%7."/>
      <w:lvlJc w:val="left"/>
      <w:pPr>
        <w:ind w:left="5040" w:hanging="360"/>
      </w:pPr>
    </w:lvl>
    <w:lvl w:ilvl="7" w:tplc="EBC6A01E" w:tentative="1">
      <w:start w:val="1"/>
      <w:numFmt w:val="lowerLetter"/>
      <w:lvlText w:val="%8."/>
      <w:lvlJc w:val="left"/>
      <w:pPr>
        <w:ind w:left="5760" w:hanging="360"/>
      </w:pPr>
    </w:lvl>
    <w:lvl w:ilvl="8" w:tplc="262CDB4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3" w15:restartNumberingAfterBreak="0">
    <w:nsid w:val="63086AFE"/>
    <w:multiLevelType w:val="hybridMultilevel"/>
    <w:tmpl w:val="AA6ED7EA"/>
    <w:lvl w:ilvl="0" w:tplc="DEFE7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9401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E8B2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6EE6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3449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3629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BE62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4895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FE8F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4502EFB"/>
    <w:multiLevelType w:val="hybridMultilevel"/>
    <w:tmpl w:val="368A9EE8"/>
    <w:lvl w:ilvl="0" w:tplc="D0FAC7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6C69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F0FC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1422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622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4A11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8CA2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BB07E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A4F6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5" w15:restartNumberingAfterBreak="0">
    <w:nsid w:val="65FB180F"/>
    <w:multiLevelType w:val="hybridMultilevel"/>
    <w:tmpl w:val="5C3E421A"/>
    <w:lvl w:ilvl="0" w:tplc="66425C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BA09254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3874169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C0B0B78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0A0A60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652EF0B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9014C81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526A2F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D7683F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6" w15:restartNumberingAfterBreak="0">
    <w:nsid w:val="67C8332E"/>
    <w:multiLevelType w:val="hybridMultilevel"/>
    <w:tmpl w:val="43A47516"/>
    <w:lvl w:ilvl="0" w:tplc="6C268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9654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33E9E4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0CB85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1A38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5A75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4F016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006C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D186B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68584489"/>
    <w:multiLevelType w:val="hybridMultilevel"/>
    <w:tmpl w:val="04BE3174"/>
    <w:lvl w:ilvl="0" w:tplc="B54E0D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E1A751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D6A879A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A484CC3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38A3B1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E2832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CD8F71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E6AABF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CE14532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8" w15:restartNumberingAfterBreak="0">
    <w:nsid w:val="6A7609D6"/>
    <w:multiLevelType w:val="hybridMultilevel"/>
    <w:tmpl w:val="EAEE5B12"/>
    <w:lvl w:ilvl="0" w:tplc="1B6A30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063A9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FEC3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A2C6C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44ED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72DA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6DC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BCC1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B56A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6C3A48BA"/>
    <w:multiLevelType w:val="hybridMultilevel"/>
    <w:tmpl w:val="8D50A61A"/>
    <w:lvl w:ilvl="0" w:tplc="DCD2F3A2">
      <w:start w:val="1"/>
      <w:numFmt w:val="upperLetter"/>
      <w:lvlText w:val="%1."/>
      <w:lvlJc w:val="left"/>
      <w:pPr>
        <w:ind w:left="360" w:hanging="360"/>
      </w:pPr>
    </w:lvl>
    <w:lvl w:ilvl="1" w:tplc="4D9CAA5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93A937A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509496B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761EE982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BB66C5D8" w:tentative="1">
      <w:start w:val="1"/>
      <w:numFmt w:val="lowerRoman"/>
      <w:lvlText w:val="%6."/>
      <w:lvlJc w:val="right"/>
      <w:pPr>
        <w:ind w:left="5040" w:hanging="360"/>
      </w:pPr>
    </w:lvl>
    <w:lvl w:ilvl="6" w:tplc="6400E152" w:tentative="1">
      <w:start w:val="1"/>
      <w:numFmt w:val="decimal"/>
      <w:lvlText w:val="%7."/>
      <w:lvlJc w:val="left"/>
      <w:pPr>
        <w:ind w:left="5760" w:hanging="360"/>
      </w:pPr>
    </w:lvl>
    <w:lvl w:ilvl="7" w:tplc="A43C3CFE" w:tentative="1">
      <w:start w:val="1"/>
      <w:numFmt w:val="lowerLetter"/>
      <w:lvlText w:val="%8."/>
      <w:lvlJc w:val="left"/>
      <w:pPr>
        <w:ind w:left="6480" w:hanging="360"/>
      </w:pPr>
    </w:lvl>
    <w:lvl w:ilvl="8" w:tplc="301E5CB0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80" w15:restartNumberingAfterBreak="0">
    <w:nsid w:val="6D936427"/>
    <w:multiLevelType w:val="hybridMultilevel"/>
    <w:tmpl w:val="1040BDC2"/>
    <w:lvl w:ilvl="0" w:tplc="2AC898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584B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6D0AC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CCB6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9054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1D297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92C6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5695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CA79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6DB867CE"/>
    <w:multiLevelType w:val="hybridMultilevel"/>
    <w:tmpl w:val="39143EA8"/>
    <w:lvl w:ilvl="0" w:tplc="0C8827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1651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40FB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682A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BEA1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68D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F0B0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168BB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246F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6E0E6BA1"/>
    <w:multiLevelType w:val="hybridMultilevel"/>
    <w:tmpl w:val="965CCB32"/>
    <w:lvl w:ilvl="0" w:tplc="D4DA5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5EC7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C0C49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1E9F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1C79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754B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42A2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7875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62FA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6E186DCC"/>
    <w:multiLevelType w:val="hybridMultilevel"/>
    <w:tmpl w:val="0F0487C0"/>
    <w:lvl w:ilvl="0" w:tplc="3740F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3871E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A092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AE63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E80F2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1433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C2E6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468E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3765E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06D5135"/>
    <w:multiLevelType w:val="hybridMultilevel"/>
    <w:tmpl w:val="39189B38"/>
    <w:lvl w:ilvl="0" w:tplc="422E58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B8AC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969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84D0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5B21D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DACC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F858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90CB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FE7F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717E30EE"/>
    <w:multiLevelType w:val="hybridMultilevel"/>
    <w:tmpl w:val="92486D48"/>
    <w:lvl w:ilvl="0" w:tplc="F9D27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CAD03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4EDA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704D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5AAFC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4ED3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14CF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B087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9F688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6" w15:restartNumberingAfterBreak="0">
    <w:nsid w:val="74566102"/>
    <w:multiLevelType w:val="hybridMultilevel"/>
    <w:tmpl w:val="9F561BEA"/>
    <w:lvl w:ilvl="0" w:tplc="299CB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64BC7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588A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2C7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124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247A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0EC0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F0845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D467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7" w15:restartNumberingAfterBreak="0">
    <w:nsid w:val="74FC3F93"/>
    <w:multiLevelType w:val="hybridMultilevel"/>
    <w:tmpl w:val="576A0864"/>
    <w:lvl w:ilvl="0" w:tplc="435C6EC2">
      <w:start w:val="1"/>
      <w:numFmt w:val="decimal"/>
      <w:lvlText w:val="%1."/>
      <w:lvlJc w:val="left"/>
      <w:pPr>
        <w:ind w:left="720" w:hanging="360"/>
      </w:pPr>
    </w:lvl>
    <w:lvl w:ilvl="1" w:tplc="7E1C7C9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F3D4D0C2" w:tentative="1">
      <w:start w:val="1"/>
      <w:numFmt w:val="lowerRoman"/>
      <w:lvlText w:val="%3."/>
      <w:lvlJc w:val="right"/>
      <w:pPr>
        <w:ind w:left="2160" w:hanging="360"/>
      </w:pPr>
    </w:lvl>
    <w:lvl w:ilvl="3" w:tplc="21A8B628" w:tentative="1">
      <w:start w:val="1"/>
      <w:numFmt w:val="decimal"/>
      <w:lvlText w:val="%4."/>
      <w:lvlJc w:val="left"/>
      <w:pPr>
        <w:ind w:left="2880" w:hanging="360"/>
      </w:pPr>
    </w:lvl>
    <w:lvl w:ilvl="4" w:tplc="B0088EE2" w:tentative="1">
      <w:start w:val="1"/>
      <w:numFmt w:val="lowerLetter"/>
      <w:lvlText w:val="%5."/>
      <w:lvlJc w:val="left"/>
      <w:pPr>
        <w:ind w:left="3600" w:hanging="360"/>
      </w:pPr>
    </w:lvl>
    <w:lvl w:ilvl="5" w:tplc="13D413D4" w:tentative="1">
      <w:start w:val="1"/>
      <w:numFmt w:val="lowerRoman"/>
      <w:lvlText w:val="%6."/>
      <w:lvlJc w:val="right"/>
      <w:pPr>
        <w:ind w:left="4320" w:hanging="360"/>
      </w:pPr>
    </w:lvl>
    <w:lvl w:ilvl="6" w:tplc="31BC7766" w:tentative="1">
      <w:start w:val="1"/>
      <w:numFmt w:val="decimal"/>
      <w:lvlText w:val="%7."/>
      <w:lvlJc w:val="left"/>
      <w:pPr>
        <w:ind w:left="5040" w:hanging="360"/>
      </w:pPr>
    </w:lvl>
    <w:lvl w:ilvl="7" w:tplc="10747D3C" w:tentative="1">
      <w:start w:val="1"/>
      <w:numFmt w:val="lowerLetter"/>
      <w:lvlText w:val="%8."/>
      <w:lvlJc w:val="left"/>
      <w:pPr>
        <w:ind w:left="5760" w:hanging="360"/>
      </w:pPr>
    </w:lvl>
    <w:lvl w:ilvl="8" w:tplc="00589FB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8" w15:restartNumberingAfterBreak="0">
    <w:nsid w:val="74FF2A2B"/>
    <w:multiLevelType w:val="hybridMultilevel"/>
    <w:tmpl w:val="D11E1AE8"/>
    <w:lvl w:ilvl="0" w:tplc="A3C43E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3CDA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7C99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147A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AE837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282D0F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04CD7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086D5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9A23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7505175F"/>
    <w:multiLevelType w:val="hybridMultilevel"/>
    <w:tmpl w:val="996EAE9C"/>
    <w:lvl w:ilvl="0" w:tplc="2C46C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7090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82D2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9439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203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FCB4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948D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FC40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8E2E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77443FC8"/>
    <w:multiLevelType w:val="hybridMultilevel"/>
    <w:tmpl w:val="59D0EFB6"/>
    <w:lvl w:ilvl="0" w:tplc="CD5E464E">
      <w:start w:val="1"/>
      <w:numFmt w:val="decimal"/>
      <w:lvlText w:val="%1."/>
      <w:lvlJc w:val="left"/>
      <w:pPr>
        <w:ind w:left="720" w:hanging="360"/>
      </w:pPr>
    </w:lvl>
    <w:lvl w:ilvl="1" w:tplc="6C7EA8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744530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FF868296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2020BE9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 w:tplc="B246AAE0" w:tentative="1">
      <w:start w:val="1"/>
      <w:numFmt w:val="lowerRoman"/>
      <w:lvlText w:val="%6."/>
      <w:lvlJc w:val="right"/>
      <w:pPr>
        <w:ind w:left="4320" w:hanging="180"/>
      </w:pPr>
    </w:lvl>
    <w:lvl w:ilvl="6" w:tplc="04185FA8" w:tentative="1">
      <w:start w:val="1"/>
      <w:numFmt w:val="decimal"/>
      <w:lvlText w:val="%7."/>
      <w:lvlJc w:val="left"/>
      <w:pPr>
        <w:ind w:left="5040" w:hanging="360"/>
      </w:pPr>
    </w:lvl>
    <w:lvl w:ilvl="7" w:tplc="0A0260D2" w:tentative="1">
      <w:start w:val="1"/>
      <w:numFmt w:val="lowerLetter"/>
      <w:lvlText w:val="%8."/>
      <w:lvlJc w:val="left"/>
      <w:pPr>
        <w:ind w:left="5760" w:hanging="360"/>
      </w:pPr>
    </w:lvl>
    <w:lvl w:ilvl="8" w:tplc="F49EF2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9F637BF"/>
    <w:multiLevelType w:val="hybridMultilevel"/>
    <w:tmpl w:val="AB64AB68"/>
    <w:lvl w:ilvl="0" w:tplc="3CECA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0ABD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3EC0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AE39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308F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7DAD1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5462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AC77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DA24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2" w15:restartNumberingAfterBreak="0">
    <w:nsid w:val="7A3644CD"/>
    <w:multiLevelType w:val="hybridMultilevel"/>
    <w:tmpl w:val="7042231A"/>
    <w:lvl w:ilvl="0" w:tplc="23223BCC">
      <w:start w:val="1"/>
      <w:numFmt w:val="decimal"/>
      <w:lvlText w:val="%1."/>
      <w:lvlJc w:val="left"/>
      <w:pPr>
        <w:ind w:left="720" w:hanging="360"/>
      </w:pPr>
    </w:lvl>
    <w:lvl w:ilvl="1" w:tplc="5D7602A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57E2D1A" w:tentative="1">
      <w:start w:val="1"/>
      <w:numFmt w:val="lowerRoman"/>
      <w:lvlText w:val="%3."/>
      <w:lvlJc w:val="right"/>
      <w:pPr>
        <w:ind w:left="2160" w:hanging="360"/>
      </w:pPr>
    </w:lvl>
    <w:lvl w:ilvl="3" w:tplc="8FFE6A36" w:tentative="1">
      <w:start w:val="1"/>
      <w:numFmt w:val="decimal"/>
      <w:lvlText w:val="%4."/>
      <w:lvlJc w:val="left"/>
      <w:pPr>
        <w:ind w:left="2880" w:hanging="360"/>
      </w:pPr>
    </w:lvl>
    <w:lvl w:ilvl="4" w:tplc="3B84A11A" w:tentative="1">
      <w:start w:val="1"/>
      <w:numFmt w:val="lowerLetter"/>
      <w:lvlText w:val="%5."/>
      <w:lvlJc w:val="left"/>
      <w:pPr>
        <w:ind w:left="3600" w:hanging="360"/>
      </w:pPr>
    </w:lvl>
    <w:lvl w:ilvl="5" w:tplc="FB045066" w:tentative="1">
      <w:start w:val="1"/>
      <w:numFmt w:val="lowerRoman"/>
      <w:lvlText w:val="%6."/>
      <w:lvlJc w:val="right"/>
      <w:pPr>
        <w:ind w:left="4320" w:hanging="360"/>
      </w:pPr>
    </w:lvl>
    <w:lvl w:ilvl="6" w:tplc="EB5812BC" w:tentative="1">
      <w:start w:val="1"/>
      <w:numFmt w:val="decimal"/>
      <w:lvlText w:val="%7."/>
      <w:lvlJc w:val="left"/>
      <w:pPr>
        <w:ind w:left="5040" w:hanging="360"/>
      </w:pPr>
    </w:lvl>
    <w:lvl w:ilvl="7" w:tplc="1C0A0BB8" w:tentative="1">
      <w:start w:val="1"/>
      <w:numFmt w:val="lowerLetter"/>
      <w:lvlText w:val="%8."/>
      <w:lvlJc w:val="left"/>
      <w:pPr>
        <w:ind w:left="5760" w:hanging="360"/>
      </w:pPr>
    </w:lvl>
    <w:lvl w:ilvl="8" w:tplc="F20C75E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3" w15:restartNumberingAfterBreak="0">
    <w:nsid w:val="7B024F75"/>
    <w:multiLevelType w:val="hybridMultilevel"/>
    <w:tmpl w:val="FD94A216"/>
    <w:lvl w:ilvl="0" w:tplc="A482B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DA8C6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4AFE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449A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CE88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5234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0C9D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F8D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7C5F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4" w15:restartNumberingAfterBreak="0">
    <w:nsid w:val="7B67007C"/>
    <w:multiLevelType w:val="hybridMultilevel"/>
    <w:tmpl w:val="7B7CA2C8"/>
    <w:lvl w:ilvl="0" w:tplc="45E858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981A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9CA5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FCB0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E2841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B47D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C447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AA86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57832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7B72208E"/>
    <w:multiLevelType w:val="hybridMultilevel"/>
    <w:tmpl w:val="5FE8B23C"/>
    <w:lvl w:ilvl="0" w:tplc="5CA6A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7E85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E8D8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75269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BC1B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583F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703A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E68EA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24F7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6" w15:restartNumberingAfterBreak="0">
    <w:nsid w:val="7D2A00D6"/>
    <w:multiLevelType w:val="hybridMultilevel"/>
    <w:tmpl w:val="6B1206F2"/>
    <w:lvl w:ilvl="0" w:tplc="C79055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E8BB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CE4E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DE41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B6839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C08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A22B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6AA9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23A9D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7E9B51E6"/>
    <w:multiLevelType w:val="hybridMultilevel"/>
    <w:tmpl w:val="34D8C9E2"/>
    <w:lvl w:ilvl="0" w:tplc="7EE823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5C64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898F1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FF6B0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F689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3069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7A2E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A07F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E0F6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8" w15:restartNumberingAfterBreak="0">
    <w:nsid w:val="7F8F73B5"/>
    <w:multiLevelType w:val="hybridMultilevel"/>
    <w:tmpl w:val="61FEBE56"/>
    <w:lvl w:ilvl="0" w:tplc="6EECC24C">
      <w:start w:val="1"/>
      <w:numFmt w:val="decimal"/>
      <w:lvlText w:val="%1."/>
      <w:lvlJc w:val="left"/>
      <w:pPr>
        <w:ind w:left="720" w:hanging="360"/>
      </w:pPr>
    </w:lvl>
    <w:lvl w:ilvl="1" w:tplc="5ED8FFF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DF1EFDA6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8ADEFAEC" w:tentative="1">
      <w:start w:val="1"/>
      <w:numFmt w:val="decimal"/>
      <w:lvlText w:val="%4."/>
      <w:lvlJc w:val="left"/>
      <w:pPr>
        <w:ind w:left="2880" w:hanging="360"/>
      </w:pPr>
    </w:lvl>
    <w:lvl w:ilvl="4" w:tplc="C5E6A2B6" w:tentative="1">
      <w:start w:val="1"/>
      <w:numFmt w:val="lowerLetter"/>
      <w:lvlText w:val="%5."/>
      <w:lvlJc w:val="left"/>
      <w:pPr>
        <w:ind w:left="3600" w:hanging="360"/>
      </w:pPr>
    </w:lvl>
    <w:lvl w:ilvl="5" w:tplc="AE60334C" w:tentative="1">
      <w:start w:val="1"/>
      <w:numFmt w:val="lowerRoman"/>
      <w:lvlText w:val="%6."/>
      <w:lvlJc w:val="right"/>
      <w:pPr>
        <w:ind w:left="4320" w:hanging="360"/>
      </w:pPr>
    </w:lvl>
    <w:lvl w:ilvl="6" w:tplc="3B8E2676" w:tentative="1">
      <w:start w:val="1"/>
      <w:numFmt w:val="decimal"/>
      <w:lvlText w:val="%7."/>
      <w:lvlJc w:val="left"/>
      <w:pPr>
        <w:ind w:left="5040" w:hanging="360"/>
      </w:pPr>
    </w:lvl>
    <w:lvl w:ilvl="7" w:tplc="E63AF974" w:tentative="1">
      <w:start w:val="1"/>
      <w:numFmt w:val="lowerLetter"/>
      <w:lvlText w:val="%8."/>
      <w:lvlJc w:val="left"/>
      <w:pPr>
        <w:ind w:left="5760" w:hanging="360"/>
      </w:pPr>
    </w:lvl>
    <w:lvl w:ilvl="8" w:tplc="5A7A82BC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5"/>
  </w:num>
  <w:num w:numId="2">
    <w:abstractNumId w:val="47"/>
  </w:num>
  <w:num w:numId="3">
    <w:abstractNumId w:val="13"/>
  </w:num>
  <w:num w:numId="4">
    <w:abstractNumId w:val="86"/>
  </w:num>
  <w:num w:numId="5">
    <w:abstractNumId w:val="55"/>
  </w:num>
  <w:num w:numId="6">
    <w:abstractNumId w:val="7"/>
  </w:num>
  <w:num w:numId="7">
    <w:abstractNumId w:val="1"/>
  </w:num>
  <w:num w:numId="8">
    <w:abstractNumId w:val="30"/>
  </w:num>
  <w:num w:numId="9">
    <w:abstractNumId w:val="82"/>
  </w:num>
  <w:num w:numId="10">
    <w:abstractNumId w:val="19"/>
  </w:num>
  <w:num w:numId="11">
    <w:abstractNumId w:val="24"/>
  </w:num>
  <w:num w:numId="12">
    <w:abstractNumId w:val="22"/>
  </w:num>
  <w:num w:numId="13">
    <w:abstractNumId w:val="4"/>
  </w:num>
  <w:num w:numId="14">
    <w:abstractNumId w:val="75"/>
  </w:num>
  <w:num w:numId="15">
    <w:abstractNumId w:val="6"/>
  </w:num>
  <w:num w:numId="16">
    <w:abstractNumId w:val="28"/>
  </w:num>
  <w:num w:numId="17">
    <w:abstractNumId w:val="77"/>
  </w:num>
  <w:num w:numId="18">
    <w:abstractNumId w:val="52"/>
  </w:num>
  <w:num w:numId="19">
    <w:abstractNumId w:val="79"/>
  </w:num>
  <w:num w:numId="20">
    <w:abstractNumId w:val="31"/>
  </w:num>
  <w:num w:numId="21">
    <w:abstractNumId w:val="59"/>
  </w:num>
  <w:num w:numId="22">
    <w:abstractNumId w:val="46"/>
  </w:num>
  <w:num w:numId="23">
    <w:abstractNumId w:val="2"/>
  </w:num>
  <w:num w:numId="24">
    <w:abstractNumId w:val="67"/>
  </w:num>
  <w:num w:numId="25">
    <w:abstractNumId w:val="78"/>
  </w:num>
  <w:num w:numId="26">
    <w:abstractNumId w:val="66"/>
  </w:num>
  <w:num w:numId="27">
    <w:abstractNumId w:val="95"/>
  </w:num>
  <w:num w:numId="28">
    <w:abstractNumId w:val="89"/>
  </w:num>
  <w:num w:numId="29">
    <w:abstractNumId w:val="34"/>
  </w:num>
  <w:num w:numId="30">
    <w:abstractNumId w:val="72"/>
  </w:num>
  <w:num w:numId="31">
    <w:abstractNumId w:val="62"/>
  </w:num>
  <w:num w:numId="32">
    <w:abstractNumId w:val="39"/>
  </w:num>
  <w:num w:numId="33">
    <w:abstractNumId w:val="51"/>
  </w:num>
  <w:num w:numId="34">
    <w:abstractNumId w:val="42"/>
  </w:num>
  <w:num w:numId="35">
    <w:abstractNumId w:val="69"/>
  </w:num>
  <w:num w:numId="36">
    <w:abstractNumId w:val="14"/>
  </w:num>
  <w:num w:numId="37">
    <w:abstractNumId w:val="12"/>
  </w:num>
  <w:num w:numId="38">
    <w:abstractNumId w:val="70"/>
  </w:num>
  <w:num w:numId="39">
    <w:abstractNumId w:val="74"/>
  </w:num>
  <w:num w:numId="40">
    <w:abstractNumId w:val="57"/>
  </w:num>
  <w:num w:numId="41">
    <w:abstractNumId w:val="33"/>
  </w:num>
  <w:num w:numId="42">
    <w:abstractNumId w:val="96"/>
  </w:num>
  <w:num w:numId="43">
    <w:abstractNumId w:val="85"/>
  </w:num>
  <w:num w:numId="44">
    <w:abstractNumId w:val="27"/>
  </w:num>
  <w:num w:numId="45">
    <w:abstractNumId w:val="65"/>
  </w:num>
  <w:num w:numId="46">
    <w:abstractNumId w:val="9"/>
  </w:num>
  <w:num w:numId="47">
    <w:abstractNumId w:val="76"/>
  </w:num>
  <w:num w:numId="48">
    <w:abstractNumId w:val="56"/>
  </w:num>
  <w:num w:numId="49">
    <w:abstractNumId w:val="63"/>
  </w:num>
  <w:num w:numId="50">
    <w:abstractNumId w:val="49"/>
  </w:num>
  <w:num w:numId="51">
    <w:abstractNumId w:val="5"/>
  </w:num>
  <w:num w:numId="52">
    <w:abstractNumId w:val="81"/>
  </w:num>
  <w:num w:numId="53">
    <w:abstractNumId w:val="54"/>
  </w:num>
  <w:num w:numId="54">
    <w:abstractNumId w:val="41"/>
  </w:num>
  <w:num w:numId="55">
    <w:abstractNumId w:val="98"/>
  </w:num>
  <w:num w:numId="56">
    <w:abstractNumId w:val="38"/>
  </w:num>
  <w:num w:numId="57">
    <w:abstractNumId w:val="68"/>
  </w:num>
  <w:num w:numId="58">
    <w:abstractNumId w:val="48"/>
  </w:num>
  <w:num w:numId="59">
    <w:abstractNumId w:val="90"/>
  </w:num>
  <w:num w:numId="60">
    <w:abstractNumId w:val="71"/>
  </w:num>
  <w:num w:numId="61">
    <w:abstractNumId w:val="91"/>
  </w:num>
  <w:num w:numId="62">
    <w:abstractNumId w:val="61"/>
  </w:num>
  <w:num w:numId="63">
    <w:abstractNumId w:val="36"/>
  </w:num>
  <w:num w:numId="64">
    <w:abstractNumId w:val="73"/>
  </w:num>
  <w:num w:numId="65">
    <w:abstractNumId w:val="16"/>
  </w:num>
  <w:num w:numId="66">
    <w:abstractNumId w:val="11"/>
  </w:num>
  <w:num w:numId="67">
    <w:abstractNumId w:val="53"/>
  </w:num>
  <w:num w:numId="68">
    <w:abstractNumId w:val="8"/>
  </w:num>
  <w:num w:numId="69">
    <w:abstractNumId w:val="50"/>
  </w:num>
  <w:num w:numId="70">
    <w:abstractNumId w:val="25"/>
  </w:num>
  <w:num w:numId="71">
    <w:abstractNumId w:val="10"/>
  </w:num>
  <w:num w:numId="72">
    <w:abstractNumId w:val="60"/>
  </w:num>
  <w:num w:numId="73">
    <w:abstractNumId w:val="17"/>
  </w:num>
  <w:num w:numId="74">
    <w:abstractNumId w:val="87"/>
  </w:num>
  <w:num w:numId="75">
    <w:abstractNumId w:val="35"/>
  </w:num>
  <w:num w:numId="76">
    <w:abstractNumId w:val="92"/>
  </w:num>
  <w:num w:numId="77">
    <w:abstractNumId w:val="32"/>
  </w:num>
  <w:num w:numId="78">
    <w:abstractNumId w:val="43"/>
  </w:num>
  <w:num w:numId="79">
    <w:abstractNumId w:val="97"/>
  </w:num>
  <w:num w:numId="80">
    <w:abstractNumId w:val="0"/>
  </w:num>
  <w:num w:numId="81">
    <w:abstractNumId w:val="93"/>
  </w:num>
  <w:num w:numId="82">
    <w:abstractNumId w:val="83"/>
  </w:num>
  <w:num w:numId="83">
    <w:abstractNumId w:val="58"/>
  </w:num>
  <w:num w:numId="84">
    <w:abstractNumId w:val="18"/>
  </w:num>
  <w:num w:numId="85">
    <w:abstractNumId w:val="37"/>
  </w:num>
  <w:num w:numId="86">
    <w:abstractNumId w:val="26"/>
  </w:num>
  <w:num w:numId="87">
    <w:abstractNumId w:val="40"/>
  </w:num>
  <w:num w:numId="88">
    <w:abstractNumId w:val="88"/>
  </w:num>
  <w:num w:numId="89">
    <w:abstractNumId w:val="20"/>
  </w:num>
  <w:num w:numId="90">
    <w:abstractNumId w:val="94"/>
  </w:num>
  <w:num w:numId="91">
    <w:abstractNumId w:val="84"/>
  </w:num>
  <w:num w:numId="92">
    <w:abstractNumId w:val="3"/>
  </w:num>
  <w:num w:numId="93">
    <w:abstractNumId w:val="23"/>
  </w:num>
  <w:num w:numId="94">
    <w:abstractNumId w:val="29"/>
  </w:num>
  <w:num w:numId="95">
    <w:abstractNumId w:val="44"/>
  </w:num>
  <w:num w:numId="96">
    <w:abstractNumId w:val="80"/>
  </w:num>
  <w:num w:numId="97">
    <w:abstractNumId w:val="64"/>
  </w:num>
  <w:num w:numId="98">
    <w:abstractNumId w:val="21"/>
  </w:num>
  <w:num w:numId="99">
    <w:abstractNumId w:val="45"/>
  </w:num>
  <w:numIdMacAtCleanup w:val="9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ICO">
    <w15:presenceInfo w15:providerId="None" w15:userId="ZIC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4096" w:nlCheck="1" w:checkStyle="0"/>
  <w:proofState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1F"/>
    <w:rsid w:val="000815EF"/>
    <w:rsid w:val="001551CA"/>
    <w:rsid w:val="00160DCA"/>
    <w:rsid w:val="001C0C39"/>
    <w:rsid w:val="00291D1F"/>
    <w:rsid w:val="002D3876"/>
    <w:rsid w:val="002E21B9"/>
    <w:rsid w:val="003F2D5D"/>
    <w:rsid w:val="004A5F07"/>
    <w:rsid w:val="005102F3"/>
    <w:rsid w:val="00521151"/>
    <w:rsid w:val="00566DF5"/>
    <w:rsid w:val="00590923"/>
    <w:rsid w:val="005D2097"/>
    <w:rsid w:val="005E63E5"/>
    <w:rsid w:val="006B37EB"/>
    <w:rsid w:val="006D5D6C"/>
    <w:rsid w:val="006F3591"/>
    <w:rsid w:val="00700B92"/>
    <w:rsid w:val="0077066E"/>
    <w:rsid w:val="007D00F5"/>
    <w:rsid w:val="00817CAF"/>
    <w:rsid w:val="00823A60"/>
    <w:rsid w:val="00876308"/>
    <w:rsid w:val="008D6720"/>
    <w:rsid w:val="0091116A"/>
    <w:rsid w:val="00927AC4"/>
    <w:rsid w:val="009C4274"/>
    <w:rsid w:val="009D09D0"/>
    <w:rsid w:val="009D3EB8"/>
    <w:rsid w:val="009E4569"/>
    <w:rsid w:val="00AB65FD"/>
    <w:rsid w:val="00B066F9"/>
    <w:rsid w:val="00B61E9F"/>
    <w:rsid w:val="00B75C62"/>
    <w:rsid w:val="00B83B88"/>
    <w:rsid w:val="00D154EC"/>
    <w:rsid w:val="00DD34C8"/>
    <w:rsid w:val="00E050AD"/>
    <w:rsid w:val="00E5612F"/>
    <w:rsid w:val="00E71F48"/>
    <w:rsid w:val="00E9647B"/>
    <w:rsid w:val="00ED08BB"/>
    <w:rsid w:val="00F74A5F"/>
    <w:rsid w:val="00FB52C8"/>
    <w:rsid w:val="00FE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703A7B"/>
  <w15:docId w15:val="{2CB4FD9F-FC62-47C0-8A29-58508429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0F5"/>
    <w:pPr>
      <w:spacing w:after="160"/>
    </w:pPr>
  </w:style>
  <w:style w:type="paragraph" w:styleId="Titre1">
    <w:name w:val="heading 1"/>
    <w:basedOn w:val="Normal"/>
    <w:next w:val="Normal"/>
    <w:link w:val="Titre1Car"/>
    <w:uiPriority w:val="9"/>
    <w:qFormat/>
    <w:rsid w:val="008D672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  <w:pPrChange w:id="0" w:author="ZICO" w:date="2026-02-26T12:18:00Z">
        <w:pPr>
          <w:keepNext/>
          <w:keepLines/>
          <w:spacing w:before="24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C00000"/>
      <w:sz w:val="32"/>
      <w:szCs w:val="32"/>
      <w:rPrChange w:id="0" w:author="ZICO" w:date="2026-02-26T12:18:00Z">
        <w:rPr>
          <w:rFonts w:asciiTheme="majorHAnsi" w:eastAsiaTheme="majorEastAsia" w:hAnsiTheme="majorHAnsi" w:cstheme="majorBidi"/>
          <w:color w:val="C00000"/>
          <w:sz w:val="32"/>
          <w:szCs w:val="32"/>
          <w:lang w:val="fr-FR" w:eastAsia="fr-FR" w:bidi="ar-SA"/>
        </w:rPr>
      </w:rPrChange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4569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E4569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E4569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E4569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E4569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E4569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8D6720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E4569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9E456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9E4569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9E4569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9E4569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9E4569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9E4569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kern w:val="28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E4569"/>
    <w:rPr>
      <w:rFonts w:ascii="Calibri Light" w:eastAsiaTheme="majorEastAsia" w:hAnsi="Calibri Light" w:cstheme="majorBidi"/>
      <w:b/>
      <w:caps/>
      <w:color w:val="323E4F" w:themeColor="text2" w:themeShade="BF"/>
      <w:spacing w:val="-10"/>
      <w:kern w:val="28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9E4569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hAnsi="Courier New" w:cs="Courier New"/>
      <w:sz w:val="21"/>
      <w:szCs w:val="21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Policepardfaut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Policepardfaut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Policepardfaut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Policepardfaut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Policepardfaut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Policepardfaut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Policepardfaut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Policepardfaut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Policepardfaut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Policepardfaut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Policepardfaut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basedOn w:val="Policepardfaut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basedOn w:val="Policepardfaut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basedOn w:val="Policepardfau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Policepardfaut"/>
    <w:uiPriority w:val="99"/>
    <w:semiHidden/>
    <w:rPr>
      <w:sz w:val="20"/>
      <w:szCs w:val="20"/>
    </w:rPr>
  </w:style>
  <w:style w:type="character" w:customStyle="1" w:styleId="PlainTextChar">
    <w:name w:val="Plain Text Char"/>
    <w:basedOn w:val="Policepardfaut"/>
    <w:uiPriority w:val="99"/>
    <w:rPr>
      <w:rFonts w:ascii="Courier New" w:hAnsi="Courier New" w:cs="Courier New"/>
      <w:sz w:val="21"/>
      <w:szCs w:val="21"/>
    </w:r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521151"/>
    <w:pPr>
      <w:numPr>
        <w:numId w:val="98"/>
      </w:numPr>
      <w:spacing w:after="100"/>
    </w:pPr>
    <w:rPr>
      <w:rFonts w:ascii="Arial" w:hAnsi="Arial"/>
      <w:b/>
      <w:color w:val="44546A" w:themeColor="text2"/>
      <w:sz w:val="24"/>
    </w:rPr>
  </w:style>
  <w:style w:type="paragraph" w:styleId="TM2">
    <w:name w:val="toc 2"/>
    <w:basedOn w:val="Normal"/>
    <w:next w:val="Normal"/>
    <w:autoRedefine/>
    <w:uiPriority w:val="39"/>
    <w:unhideWhenUsed/>
    <w:rsid w:val="00521151"/>
    <w:pPr>
      <w:spacing w:after="100"/>
      <w:ind w:left="220"/>
    </w:pPr>
    <w:rPr>
      <w:rFonts w:ascii="Arial" w:hAnsi="Arial"/>
      <w:color w:val="4472C4" w:themeColor="accent1"/>
      <w:sz w:val="24"/>
    </w:rPr>
  </w:style>
  <w:style w:type="paragraph" w:styleId="TM3">
    <w:name w:val="toc 3"/>
    <w:basedOn w:val="Normal"/>
    <w:next w:val="Normal"/>
    <w:autoRedefine/>
    <w:uiPriority w:val="39"/>
    <w:unhideWhenUsed/>
    <w:rsid w:val="00521151"/>
    <w:pPr>
      <w:spacing w:after="100"/>
      <w:ind w:left="440"/>
    </w:pPr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4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174AB-FB32-4048-B0C3-3582930B8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25</cp:revision>
  <dcterms:created xsi:type="dcterms:W3CDTF">2022-03-03T01:16:00Z</dcterms:created>
  <dcterms:modified xsi:type="dcterms:W3CDTF">2026-09-12T17:06:00Z</dcterms:modified>
</cp:coreProperties>
</file>