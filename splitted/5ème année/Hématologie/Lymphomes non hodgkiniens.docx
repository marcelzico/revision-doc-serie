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9BC8A" w14:textId="50F4EC7A" w:rsidR="0077066E" w:rsidRDefault="0077066E">
      <w:pPr>
        <w:pStyle w:val="Titre1"/>
        <w:pPrChange w:id="1" w:author="ZICO" w:date="2026-02-26T12:19:00Z">
          <w:pPr>
            <w:pStyle w:val="Titre"/>
          </w:pPr>
        </w:pPrChange>
      </w:pPr>
      <w:bookmarkStart w:id="2" w:name="_Toc98155065"/>
      <w:r>
        <w:t>LYMPHOMES (MALINS) NON HODGKINIENS</w:t>
      </w:r>
      <w:bookmarkEnd w:id="2"/>
      <w:ins w:id="3" w:author="ZICO" w:date="2026-09-12T20:06:00Z">
        <w:r w:rsidR="003225C1">
          <w:t xml:space="preserve"> (QE)</w:t>
        </w:r>
      </w:ins>
    </w:p>
    <w:p w14:paraId="7C62E25B" w14:textId="2CC64F1B" w:rsidR="0077066E" w:rsidRDefault="0077066E" w:rsidP="00B75C62">
      <w:pPr>
        <w:pStyle w:val="Titre2"/>
      </w:pPr>
      <w:bookmarkStart w:id="4" w:name="_Toc98155066"/>
      <w:r>
        <w:t>DEFINITION</w:t>
      </w:r>
      <w:bookmarkEnd w:id="4"/>
      <w:r>
        <w:t xml:space="preserve"> </w:t>
      </w:r>
    </w:p>
    <w:p w14:paraId="7892B04C" w14:textId="77777777" w:rsidR="0077066E" w:rsidRDefault="0077066E" w:rsidP="0077066E">
      <w:pPr>
        <w:rPr>
          <w:rFonts w:ascii="Times New Roman" w:hAnsi="Times New Roman" w:cs="Times New Roman"/>
          <w:i/>
          <w:iCs/>
          <w:szCs w:val="24"/>
        </w:rPr>
      </w:pPr>
      <w:r>
        <w:rPr>
          <w:rFonts w:ascii="Times New Roman" w:hAnsi="Times New Roman" w:cs="Times New Roman"/>
          <w:i/>
          <w:iCs/>
          <w:szCs w:val="24"/>
        </w:rPr>
        <w:t>Lymphome : cancer des organes lymphoïdes</w:t>
      </w:r>
    </w:p>
    <w:p w14:paraId="2E823B89" w14:textId="77777777" w:rsidR="0077066E" w:rsidRDefault="0077066E" w:rsidP="0077066E">
      <w:pPr>
        <w:rPr>
          <w:rFonts w:ascii="Times New Roman" w:hAnsi="Times New Roman" w:cs="Times New Roman"/>
          <w:i/>
          <w:iCs/>
          <w:szCs w:val="24"/>
        </w:rPr>
      </w:pPr>
      <w:r>
        <w:rPr>
          <w:rFonts w:ascii="Times New Roman" w:hAnsi="Times New Roman" w:cs="Times New Roman"/>
          <w:i/>
          <w:iCs/>
          <w:szCs w:val="24"/>
        </w:rPr>
        <w:t>En 2 : hodgkinien et non hodgkinien</w:t>
      </w:r>
    </w:p>
    <w:p w14:paraId="5532CE36" w14:textId="77777777" w:rsidR="0077066E" w:rsidRDefault="0077066E" w:rsidP="002E21B9">
      <w:pPr>
        <w:numPr>
          <w:ilvl w:val="0"/>
          <w:numId w:val="42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Ce terme désigne :</w:t>
      </w:r>
    </w:p>
    <w:p w14:paraId="191DC67C" w14:textId="77777777" w:rsidR="0077066E" w:rsidRDefault="0077066E" w:rsidP="002E21B9">
      <w:pPr>
        <w:numPr>
          <w:ilvl w:val="1"/>
          <w:numId w:val="42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Diverses proliférations lymphoïdes (lymphocytes pathologiques) </w:t>
      </w:r>
    </w:p>
    <w:p w14:paraId="265446DC" w14:textId="77777777" w:rsidR="0077066E" w:rsidRDefault="0077066E" w:rsidP="002E21B9">
      <w:pPr>
        <w:numPr>
          <w:ilvl w:val="1"/>
          <w:numId w:val="42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D'origine extra médullaire (à point de départ extra médullaire) </w:t>
      </w:r>
    </w:p>
    <w:p w14:paraId="0A2F2829" w14:textId="77777777" w:rsidR="0077066E" w:rsidRDefault="0077066E" w:rsidP="002E21B9">
      <w:pPr>
        <w:numPr>
          <w:ilvl w:val="1"/>
          <w:numId w:val="42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Sans cellules de Sternberg</w:t>
      </w:r>
    </w:p>
    <w:p w14:paraId="4E247640" w14:textId="77777777" w:rsidR="0077066E" w:rsidRDefault="0077066E" w:rsidP="002E21B9">
      <w:pPr>
        <w:numPr>
          <w:ilvl w:val="0"/>
          <w:numId w:val="42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Classification selon</w:t>
      </w:r>
    </w:p>
    <w:p w14:paraId="67D9486B" w14:textId="77777777" w:rsidR="0077066E" w:rsidRDefault="0077066E" w:rsidP="002E21B9">
      <w:pPr>
        <w:numPr>
          <w:ilvl w:val="1"/>
          <w:numId w:val="42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Anatomopathologie </w:t>
      </w:r>
    </w:p>
    <w:p w14:paraId="15BC228A" w14:textId="77777777" w:rsidR="0077066E" w:rsidRDefault="0077066E" w:rsidP="002E21B9">
      <w:pPr>
        <w:numPr>
          <w:ilvl w:val="1"/>
          <w:numId w:val="42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Histochimie</w:t>
      </w:r>
    </w:p>
    <w:p w14:paraId="6D85D0A9" w14:textId="77777777" w:rsidR="0077066E" w:rsidRDefault="0077066E" w:rsidP="002E21B9">
      <w:pPr>
        <w:numPr>
          <w:ilvl w:val="1"/>
          <w:numId w:val="42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Cytogénétique</w:t>
      </w:r>
    </w:p>
    <w:p w14:paraId="200541B6" w14:textId="62E6EAC6" w:rsidR="0077066E" w:rsidRPr="00817CAF" w:rsidRDefault="0077066E" w:rsidP="0077066E">
      <w:pPr>
        <w:numPr>
          <w:ilvl w:val="1"/>
          <w:numId w:val="42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Biologie moléculaire</w:t>
      </w:r>
    </w:p>
    <w:p w14:paraId="04B6AE80" w14:textId="77777777" w:rsidR="0077066E" w:rsidRDefault="0077066E" w:rsidP="007D00F5">
      <w:pPr>
        <w:pStyle w:val="Titre2"/>
      </w:pPr>
      <w:bookmarkStart w:id="5" w:name="_Toc98155067"/>
      <w:r>
        <w:t>ETIOLOGIE</w:t>
      </w:r>
      <w:bookmarkEnd w:id="5"/>
    </w:p>
    <w:p w14:paraId="6F510DA2" w14:textId="77777777" w:rsidR="0077066E" w:rsidRDefault="0077066E" w:rsidP="002E21B9">
      <w:pPr>
        <w:numPr>
          <w:ilvl w:val="0"/>
          <w:numId w:val="43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Non déterminée</w:t>
      </w:r>
    </w:p>
    <w:p w14:paraId="1384F558" w14:textId="77777777" w:rsidR="0077066E" w:rsidRDefault="0077066E" w:rsidP="002E21B9">
      <w:pPr>
        <w:numPr>
          <w:ilvl w:val="0"/>
          <w:numId w:val="43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Facteurs favorisants</w:t>
      </w:r>
    </w:p>
    <w:p w14:paraId="6EC4DD40" w14:textId="77777777" w:rsidR="0077066E" w:rsidRDefault="0077066E" w:rsidP="002E21B9">
      <w:pPr>
        <w:numPr>
          <w:ilvl w:val="1"/>
          <w:numId w:val="43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Infections bactériennes ou virales VIH</w:t>
      </w:r>
    </w:p>
    <w:p w14:paraId="1168C781" w14:textId="77777777" w:rsidR="0077066E" w:rsidRDefault="0077066E" w:rsidP="002E21B9">
      <w:pPr>
        <w:numPr>
          <w:ilvl w:val="1"/>
          <w:numId w:val="43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Déficits immunitaires génétiques ou acquis</w:t>
      </w:r>
    </w:p>
    <w:p w14:paraId="7BBA5F06" w14:textId="77777777" w:rsidR="0077066E" w:rsidRDefault="0077066E" w:rsidP="00817CAF">
      <w:pPr>
        <w:pStyle w:val="Titre3"/>
      </w:pPr>
      <w:r>
        <w:t>Ganglion lymphatique normal</w:t>
      </w:r>
    </w:p>
    <w:p w14:paraId="37DC6E1A" w14:textId="77777777" w:rsidR="0077066E" w:rsidRDefault="0077066E" w:rsidP="002E21B9">
      <w:pPr>
        <w:numPr>
          <w:ilvl w:val="0"/>
          <w:numId w:val="44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Zone corticale contenant les follicules lymphoïdes </w:t>
      </w:r>
    </w:p>
    <w:p w14:paraId="1E78BE47" w14:textId="77777777" w:rsidR="0077066E" w:rsidRDefault="0077066E" w:rsidP="002E21B9">
      <w:pPr>
        <w:numPr>
          <w:ilvl w:val="0"/>
          <w:numId w:val="44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Zone para corticale et médullaire riche en vaisseaux</w:t>
      </w:r>
    </w:p>
    <w:p w14:paraId="192873AD" w14:textId="77777777" w:rsidR="0077066E" w:rsidRDefault="0077066E" w:rsidP="002E21B9">
      <w:pPr>
        <w:numPr>
          <w:ilvl w:val="0"/>
          <w:numId w:val="44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Sinus marginal sous-capsulaire dans lequel s'abouchent les canaux lymphatiques afférents et des sinus inter folliculaire et médullaires. </w:t>
      </w:r>
    </w:p>
    <w:p w14:paraId="3FEA6B12" w14:textId="77777777" w:rsidR="0077066E" w:rsidRDefault="0077066E" w:rsidP="002E21B9">
      <w:pPr>
        <w:numPr>
          <w:ilvl w:val="0"/>
          <w:numId w:val="44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i/>
          <w:iCs/>
          <w:szCs w:val="24"/>
        </w:rPr>
        <w:t>Lieu de maturation des lymphocytes B and para cortical, pendant la vie fœtale. Régresse et non palpable a la naissance</w:t>
      </w:r>
    </w:p>
    <w:p w14:paraId="1F1A665C" w14:textId="77777777" w:rsidR="0077066E" w:rsidRDefault="0077066E" w:rsidP="002E21B9">
      <w:pPr>
        <w:numPr>
          <w:ilvl w:val="0"/>
          <w:numId w:val="44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Follicules lymphoïdes constitués de LB</w:t>
      </w:r>
    </w:p>
    <w:p w14:paraId="52D5A293" w14:textId="77777777" w:rsidR="0077066E" w:rsidRDefault="0077066E" w:rsidP="002E21B9">
      <w:pPr>
        <w:numPr>
          <w:ilvl w:val="1"/>
          <w:numId w:val="44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Follicules primaires </w:t>
      </w:r>
    </w:p>
    <w:p w14:paraId="68CAC25B" w14:textId="77777777" w:rsidR="0077066E" w:rsidRDefault="0077066E" w:rsidP="002E21B9">
      <w:pPr>
        <w:numPr>
          <w:ilvl w:val="1"/>
          <w:numId w:val="44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Follicules secondaires, apparaissant après stimulation antigénique, </w:t>
      </w:r>
    </w:p>
    <w:p w14:paraId="458F1EE9" w14:textId="77777777" w:rsidR="0077066E" w:rsidRDefault="0077066E" w:rsidP="002E21B9">
      <w:pPr>
        <w:numPr>
          <w:ilvl w:val="1"/>
          <w:numId w:val="44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Qui comportent un centre germinatif et une couronne de petits lymphocytes formant la zone du manteau</w:t>
      </w:r>
    </w:p>
    <w:p w14:paraId="1EA1A22B" w14:textId="77777777" w:rsidR="0077066E" w:rsidRDefault="0077066E" w:rsidP="00ED08BB">
      <w:pPr>
        <w:pStyle w:val="Paragraphedeliste"/>
        <w:numPr>
          <w:ilvl w:val="0"/>
          <w:numId w:val="99"/>
        </w:numPr>
      </w:pPr>
      <w:r>
        <w:lastRenderedPageBreak/>
        <w:t>Zone inter folliculaire</w:t>
      </w:r>
    </w:p>
    <w:p w14:paraId="39D71713" w14:textId="77777777" w:rsidR="0077066E" w:rsidRDefault="0077066E" w:rsidP="002E21B9">
      <w:pPr>
        <w:numPr>
          <w:ilvl w:val="1"/>
          <w:numId w:val="44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Constituée de LT, de veinules postcapillaires par lesquelles ils transitent</w:t>
      </w:r>
    </w:p>
    <w:p w14:paraId="0B9D0A60" w14:textId="77777777" w:rsidR="0077066E" w:rsidRDefault="0077066E" w:rsidP="002E21B9">
      <w:pPr>
        <w:numPr>
          <w:ilvl w:val="1"/>
          <w:numId w:val="44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Pouvant comporter aussi quelques lymphocytes B dispersés et des plasmocytes</w:t>
      </w:r>
    </w:p>
    <w:p w14:paraId="22A3A984" w14:textId="77777777" w:rsidR="0077066E" w:rsidRDefault="0077066E" w:rsidP="0077066E">
      <w:pPr>
        <w:rPr>
          <w:rFonts w:ascii="Times New Roman" w:hAnsi="Times New Roman" w:cs="Times New Roman"/>
          <w:szCs w:val="24"/>
        </w:rPr>
      </w:pPr>
    </w:p>
    <w:p w14:paraId="7BAAFFF8" w14:textId="77777777" w:rsidR="0077066E" w:rsidRDefault="0077066E" w:rsidP="00ED08BB">
      <w:pPr>
        <w:pStyle w:val="Titre3"/>
      </w:pPr>
      <w:r>
        <w:t>Circonstances de diagnostic : signes comme Hodgkin mais atteintes extra ganglionnaires non négligeable</w:t>
      </w:r>
    </w:p>
    <w:p w14:paraId="6A2AD72F" w14:textId="77777777" w:rsidR="0077066E" w:rsidRDefault="0077066E" w:rsidP="00ED08BB">
      <w:pPr>
        <w:pStyle w:val="Titre4"/>
        <w:rPr>
          <w:bCs/>
        </w:rPr>
      </w:pPr>
      <w:r>
        <w:t>Présentation clinique polymorphe selon la localisation</w:t>
      </w:r>
    </w:p>
    <w:p w14:paraId="088E1D4A" w14:textId="77777777" w:rsidR="0077066E" w:rsidRDefault="0077066E" w:rsidP="002E21B9">
      <w:pPr>
        <w:numPr>
          <w:ilvl w:val="1"/>
          <w:numId w:val="45"/>
        </w:num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szCs w:val="24"/>
        </w:rPr>
        <w:t>ADP isolées ou associées à une fièvre</w:t>
      </w:r>
    </w:p>
    <w:p w14:paraId="4F0652FC" w14:textId="77777777" w:rsidR="0077066E" w:rsidRDefault="0077066E" w:rsidP="002E21B9">
      <w:pPr>
        <w:numPr>
          <w:ilvl w:val="1"/>
          <w:numId w:val="45"/>
        </w:num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szCs w:val="24"/>
        </w:rPr>
        <w:t>Sueurs, prurit</w:t>
      </w:r>
    </w:p>
    <w:p w14:paraId="40AA62BE" w14:textId="77777777" w:rsidR="0077066E" w:rsidRDefault="0077066E" w:rsidP="002E21B9">
      <w:pPr>
        <w:numPr>
          <w:ilvl w:val="1"/>
          <w:numId w:val="45"/>
        </w:num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szCs w:val="24"/>
        </w:rPr>
        <w:t>Splénomégalie</w:t>
      </w:r>
    </w:p>
    <w:p w14:paraId="639ADAA7" w14:textId="77777777" w:rsidR="0077066E" w:rsidRDefault="0077066E" w:rsidP="002E21B9">
      <w:pPr>
        <w:numPr>
          <w:ilvl w:val="1"/>
          <w:numId w:val="45"/>
        </w:num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szCs w:val="24"/>
        </w:rPr>
        <w:t>Localisation viscérale</w:t>
      </w:r>
    </w:p>
    <w:p w14:paraId="46C32B62" w14:textId="77777777" w:rsidR="0077066E" w:rsidRDefault="0077066E" w:rsidP="002E21B9">
      <w:pPr>
        <w:numPr>
          <w:ilvl w:val="2"/>
          <w:numId w:val="45"/>
        </w:num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szCs w:val="24"/>
        </w:rPr>
        <w:t>ORL</w:t>
      </w:r>
    </w:p>
    <w:p w14:paraId="48642BF6" w14:textId="77777777" w:rsidR="0077066E" w:rsidRDefault="0077066E" w:rsidP="002E21B9">
      <w:pPr>
        <w:numPr>
          <w:ilvl w:val="2"/>
          <w:numId w:val="4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Digestives</w:t>
      </w:r>
    </w:p>
    <w:p w14:paraId="45F762A5" w14:textId="77777777" w:rsidR="0077066E" w:rsidRDefault="0077066E" w:rsidP="002E21B9">
      <w:pPr>
        <w:numPr>
          <w:ilvl w:val="2"/>
          <w:numId w:val="4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Osseuses</w:t>
      </w:r>
    </w:p>
    <w:p w14:paraId="3E902B75" w14:textId="77777777" w:rsidR="0077066E" w:rsidRDefault="0077066E" w:rsidP="002E21B9">
      <w:pPr>
        <w:numPr>
          <w:ilvl w:val="2"/>
          <w:numId w:val="4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Cutanées </w:t>
      </w:r>
    </w:p>
    <w:p w14:paraId="3BE00756" w14:textId="77777777" w:rsidR="0077066E" w:rsidRDefault="0077066E" w:rsidP="002E21B9">
      <w:pPr>
        <w:numPr>
          <w:ilvl w:val="2"/>
          <w:numId w:val="45"/>
        </w:num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szCs w:val="24"/>
        </w:rPr>
        <w:t>SNC</w:t>
      </w:r>
    </w:p>
    <w:p w14:paraId="1C86544C" w14:textId="77777777" w:rsidR="0077066E" w:rsidRDefault="0077066E" w:rsidP="002E21B9">
      <w:pPr>
        <w:numPr>
          <w:ilvl w:val="2"/>
          <w:numId w:val="45"/>
        </w:num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szCs w:val="24"/>
        </w:rPr>
        <w:t>Etc. Vaginale, cérébrale, nez. Tous les organes</w:t>
      </w:r>
    </w:p>
    <w:p w14:paraId="685CAA38" w14:textId="77777777" w:rsidR="0077066E" w:rsidRDefault="0077066E" w:rsidP="00ED08BB">
      <w:pPr>
        <w:pStyle w:val="Titre4"/>
        <w:rPr>
          <w:bCs/>
        </w:rPr>
      </w:pPr>
      <w:r>
        <w:t>Anatomopathologie</w:t>
      </w:r>
    </w:p>
    <w:p w14:paraId="45FB128A" w14:textId="77777777" w:rsidR="0077066E" w:rsidRDefault="0077066E" w:rsidP="002E21B9">
      <w:pPr>
        <w:numPr>
          <w:ilvl w:val="1"/>
          <w:numId w:val="45"/>
        </w:num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szCs w:val="24"/>
        </w:rPr>
        <w:t>Biopsie d'un organe atteint</w:t>
      </w:r>
    </w:p>
    <w:p w14:paraId="4C031D10" w14:textId="77777777" w:rsidR="0077066E" w:rsidRDefault="0077066E" w:rsidP="002E21B9">
      <w:pPr>
        <w:numPr>
          <w:ilvl w:val="1"/>
          <w:numId w:val="4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Description anatomo-pathologique</w:t>
      </w:r>
    </w:p>
    <w:p w14:paraId="2E7EBBFD" w14:textId="77777777" w:rsidR="0077066E" w:rsidRDefault="0077066E" w:rsidP="002E21B9">
      <w:pPr>
        <w:numPr>
          <w:ilvl w:val="2"/>
          <w:numId w:val="4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Structure nodulaire ou diffuse</w:t>
      </w:r>
    </w:p>
    <w:p w14:paraId="4EFEB632" w14:textId="77777777" w:rsidR="0077066E" w:rsidRDefault="0077066E" w:rsidP="002E21B9">
      <w:pPr>
        <w:numPr>
          <w:ilvl w:val="2"/>
          <w:numId w:val="4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Morphologie des cellules</w:t>
      </w:r>
    </w:p>
    <w:p w14:paraId="1CA07B7A" w14:textId="77777777" w:rsidR="0077066E" w:rsidRDefault="0077066E" w:rsidP="002E21B9">
      <w:pPr>
        <w:numPr>
          <w:ilvl w:val="2"/>
          <w:numId w:val="4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Etude immunohistochimique (en majorité B) </w:t>
      </w:r>
    </w:p>
    <w:p w14:paraId="53ADAC98" w14:textId="77777777" w:rsidR="0077066E" w:rsidRDefault="0077066E" w:rsidP="002E21B9">
      <w:pPr>
        <w:numPr>
          <w:ilvl w:val="2"/>
          <w:numId w:val="45"/>
        </w:num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szCs w:val="24"/>
        </w:rPr>
        <w:t>Existence de translocation chromosomique</w:t>
      </w:r>
    </w:p>
    <w:p w14:paraId="48C322AD" w14:textId="77777777" w:rsidR="0077066E" w:rsidRDefault="0077066E" w:rsidP="0077066E">
      <w:pPr>
        <w:rPr>
          <w:rFonts w:ascii="Times New Roman" w:hAnsi="Times New Roman" w:cs="Times New Roman"/>
          <w:b/>
          <w:bCs/>
          <w:szCs w:val="24"/>
        </w:rPr>
      </w:pPr>
    </w:p>
    <w:p w14:paraId="0116306D" w14:textId="77777777" w:rsidR="0077066E" w:rsidRDefault="0077066E" w:rsidP="0077066E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Résumé : 43minutes</w:t>
      </w:r>
    </w:p>
    <w:p w14:paraId="4B4C7673" w14:textId="77777777" w:rsidR="0077066E" w:rsidRDefault="0077066E" w:rsidP="00ED08BB">
      <w:pPr>
        <w:pStyle w:val="Titre4"/>
      </w:pPr>
      <w:r>
        <w:t>Classification selon les régions ganglionnaires :</w:t>
      </w:r>
    </w:p>
    <w:p w14:paraId="4F69041A" w14:textId="77777777" w:rsidR="0077066E" w:rsidRDefault="0077066E" w:rsidP="002E21B9">
      <w:pPr>
        <w:numPr>
          <w:ilvl w:val="1"/>
          <w:numId w:val="46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Ganglionnaires </w:t>
      </w:r>
    </w:p>
    <w:p w14:paraId="0ACF3516" w14:textId="77777777" w:rsidR="0077066E" w:rsidRDefault="0077066E" w:rsidP="002E21B9">
      <w:pPr>
        <w:numPr>
          <w:ilvl w:val="1"/>
          <w:numId w:val="46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Lymphoplasmocytaire </w:t>
      </w:r>
    </w:p>
    <w:p w14:paraId="4A344616" w14:textId="77777777" w:rsidR="0077066E" w:rsidRDefault="0077066E" w:rsidP="002E21B9">
      <w:pPr>
        <w:numPr>
          <w:ilvl w:val="1"/>
          <w:numId w:val="46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De la zone du manteau</w:t>
      </w:r>
    </w:p>
    <w:p w14:paraId="5271A391" w14:textId="77777777" w:rsidR="0077066E" w:rsidRDefault="0077066E" w:rsidP="002E21B9">
      <w:pPr>
        <w:numPr>
          <w:ilvl w:val="1"/>
          <w:numId w:val="46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Du manteau</w:t>
      </w:r>
    </w:p>
    <w:p w14:paraId="6C9CC8E4" w14:textId="77777777" w:rsidR="0077066E" w:rsidRDefault="0077066E" w:rsidP="002E21B9">
      <w:pPr>
        <w:numPr>
          <w:ilvl w:val="1"/>
          <w:numId w:val="46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Folliculaire</w:t>
      </w:r>
    </w:p>
    <w:p w14:paraId="55D3BD26" w14:textId="77777777" w:rsidR="0077066E" w:rsidRDefault="0077066E" w:rsidP="002E21B9">
      <w:pPr>
        <w:numPr>
          <w:ilvl w:val="1"/>
          <w:numId w:val="46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Diffus : à grandes ou à petites cellules</w:t>
      </w:r>
    </w:p>
    <w:p w14:paraId="370C516B" w14:textId="77777777" w:rsidR="0077066E" w:rsidRDefault="0077066E" w:rsidP="002E21B9">
      <w:pPr>
        <w:numPr>
          <w:ilvl w:val="1"/>
          <w:numId w:val="46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De Burkitt</w:t>
      </w:r>
    </w:p>
    <w:p w14:paraId="6E9C3DF3" w14:textId="77777777" w:rsidR="0077066E" w:rsidRDefault="0077066E" w:rsidP="002E21B9">
      <w:pPr>
        <w:numPr>
          <w:ilvl w:val="1"/>
          <w:numId w:val="46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MALT (mucosae associated lymphoide tissue)</w:t>
      </w:r>
      <w:r>
        <w:rPr>
          <w:rFonts w:ascii="Times New Roman" w:hAnsi="Times New Roman" w:cs="Times New Roman"/>
          <w:i/>
          <w:iCs/>
          <w:szCs w:val="24"/>
        </w:rPr>
        <w:t xml:space="preserve"> and organes digestifs : intestin (plaques de Peyer), estomac</w:t>
      </w:r>
    </w:p>
    <w:p w14:paraId="7B018970" w14:textId="77777777" w:rsidR="0077066E" w:rsidRDefault="0077066E" w:rsidP="0077066E">
      <w:pPr>
        <w:rPr>
          <w:rFonts w:ascii="Times New Roman" w:hAnsi="Times New Roman" w:cs="Times New Roman"/>
          <w:szCs w:val="24"/>
        </w:rPr>
      </w:pPr>
    </w:p>
    <w:p w14:paraId="050278C4" w14:textId="77777777" w:rsidR="0077066E" w:rsidRDefault="0077066E" w:rsidP="007D00F5">
      <w:pPr>
        <w:pStyle w:val="Titre2"/>
      </w:pPr>
      <w:bookmarkStart w:id="6" w:name="_Toc98155068"/>
      <w:r>
        <w:t>BILAN D'EXTENSION</w:t>
      </w:r>
      <w:bookmarkEnd w:id="6"/>
    </w:p>
    <w:p w14:paraId="4ADF9A0B" w14:textId="77777777" w:rsidR="0077066E" w:rsidRDefault="0077066E" w:rsidP="00ED08BB">
      <w:pPr>
        <w:pStyle w:val="Titre3"/>
      </w:pPr>
      <w:r>
        <w:t>Adapté au type histologique</w:t>
      </w:r>
    </w:p>
    <w:p w14:paraId="7F258397" w14:textId="77777777" w:rsidR="0077066E" w:rsidRDefault="0077066E" w:rsidP="002E21B9">
      <w:pPr>
        <w:numPr>
          <w:ilvl w:val="1"/>
          <w:numId w:val="47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Examen clinique général</w:t>
      </w:r>
    </w:p>
    <w:p w14:paraId="5D3631C3" w14:textId="77777777" w:rsidR="0077066E" w:rsidRDefault="0077066E" w:rsidP="002E21B9">
      <w:pPr>
        <w:numPr>
          <w:ilvl w:val="1"/>
          <w:numId w:val="47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Examen ORL : en fonction du signe clinique</w:t>
      </w:r>
    </w:p>
    <w:p w14:paraId="031FF410" w14:textId="77777777" w:rsidR="0077066E" w:rsidRDefault="0077066E" w:rsidP="002E21B9">
      <w:pPr>
        <w:numPr>
          <w:ilvl w:val="1"/>
          <w:numId w:val="47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Ponction lombaire</w:t>
      </w:r>
    </w:p>
    <w:p w14:paraId="7BE2C4B4" w14:textId="77777777" w:rsidR="0077066E" w:rsidRDefault="0077066E" w:rsidP="002E21B9">
      <w:pPr>
        <w:numPr>
          <w:ilvl w:val="1"/>
          <w:numId w:val="47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Fibroscopie gastrique</w:t>
      </w:r>
    </w:p>
    <w:p w14:paraId="45A124C1" w14:textId="77777777" w:rsidR="0077066E" w:rsidRDefault="0077066E" w:rsidP="002E21B9">
      <w:pPr>
        <w:numPr>
          <w:ilvl w:val="1"/>
          <w:numId w:val="47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Coloscopie</w:t>
      </w:r>
    </w:p>
    <w:p w14:paraId="520BD827" w14:textId="77777777" w:rsidR="0077066E" w:rsidRDefault="0077066E" w:rsidP="002E21B9">
      <w:pPr>
        <w:numPr>
          <w:ilvl w:val="1"/>
          <w:numId w:val="47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Echographie abdominale</w:t>
      </w:r>
    </w:p>
    <w:p w14:paraId="2B703A6B" w14:textId="77777777" w:rsidR="0077066E" w:rsidRDefault="0077066E" w:rsidP="002E21B9">
      <w:pPr>
        <w:numPr>
          <w:ilvl w:val="1"/>
          <w:numId w:val="47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Scanner</w:t>
      </w:r>
      <w:r>
        <w:rPr>
          <w:rFonts w:ascii="Times New Roman" w:hAnsi="Times New Roman" w:cs="Times New Roman"/>
          <w:szCs w:val="24"/>
        </w:rPr>
        <w:t xml:space="preserve"> cervico-thoraco-abdomino-pelvien</w:t>
      </w:r>
    </w:p>
    <w:p w14:paraId="0B7DE414" w14:textId="77777777" w:rsidR="0077066E" w:rsidRDefault="0077066E" w:rsidP="002E21B9">
      <w:pPr>
        <w:numPr>
          <w:ilvl w:val="1"/>
          <w:numId w:val="47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Signes généraux : sueurs, fièvre, amaigrissement</w:t>
      </w:r>
    </w:p>
    <w:p w14:paraId="77A3987F" w14:textId="77777777" w:rsidR="0077066E" w:rsidRDefault="0077066E" w:rsidP="002E21B9">
      <w:pPr>
        <w:numPr>
          <w:ilvl w:val="1"/>
          <w:numId w:val="47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Biologie</w:t>
      </w:r>
    </w:p>
    <w:p w14:paraId="5A1E3A0B" w14:textId="77777777" w:rsidR="0077066E" w:rsidRDefault="0077066E" w:rsidP="002E21B9">
      <w:pPr>
        <w:numPr>
          <w:ilvl w:val="2"/>
          <w:numId w:val="47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Augmentation de la VSH</w:t>
      </w:r>
    </w:p>
    <w:p w14:paraId="54A5A637" w14:textId="77777777" w:rsidR="0077066E" w:rsidRDefault="0077066E" w:rsidP="002E21B9">
      <w:pPr>
        <w:numPr>
          <w:ilvl w:val="2"/>
          <w:numId w:val="47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Hyperfibrinémie</w:t>
      </w:r>
    </w:p>
    <w:p w14:paraId="71E66D3C" w14:textId="77777777" w:rsidR="0077066E" w:rsidRDefault="0077066E" w:rsidP="002E21B9">
      <w:pPr>
        <w:numPr>
          <w:ilvl w:val="2"/>
          <w:numId w:val="47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Elévation de la LDH </w:t>
      </w:r>
      <w:r>
        <w:rPr>
          <w:rFonts w:ascii="Times New Roman" w:hAnsi="Times New Roman" w:cs="Times New Roman"/>
          <w:i/>
          <w:iCs/>
          <w:szCs w:val="24"/>
        </w:rPr>
        <w:t>&gt;2000/5000 unités =prolifération rapide</w:t>
      </w:r>
      <w:r>
        <w:rPr>
          <w:rFonts w:ascii="Times New Roman" w:hAnsi="Times New Roman" w:cs="Times New Roman"/>
          <w:szCs w:val="24"/>
        </w:rPr>
        <w:t xml:space="preserve"> (reflet de la masse tumorale et de la cinétique cellulaire) </w:t>
      </w:r>
    </w:p>
    <w:p w14:paraId="2FF98E29" w14:textId="77777777" w:rsidR="0077066E" w:rsidRDefault="0077066E" w:rsidP="002E21B9">
      <w:pPr>
        <w:numPr>
          <w:ilvl w:val="2"/>
          <w:numId w:val="47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Elévation de alpha-2-microglouline</w:t>
      </w:r>
    </w:p>
    <w:p w14:paraId="13CF7C03" w14:textId="77777777" w:rsidR="0077066E" w:rsidRDefault="0077066E" w:rsidP="002E21B9">
      <w:pPr>
        <w:numPr>
          <w:ilvl w:val="2"/>
          <w:numId w:val="47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Anomalies immunologiques</w:t>
      </w:r>
    </w:p>
    <w:p w14:paraId="19D52CA6" w14:textId="77777777" w:rsidR="0077066E" w:rsidRDefault="0077066E" w:rsidP="002E21B9">
      <w:pPr>
        <w:numPr>
          <w:ilvl w:val="3"/>
          <w:numId w:val="47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Hypogammaglobulinémie</w:t>
      </w:r>
    </w:p>
    <w:p w14:paraId="221EA091" w14:textId="77777777" w:rsidR="0077066E" w:rsidRDefault="0077066E" w:rsidP="002E21B9">
      <w:pPr>
        <w:numPr>
          <w:ilvl w:val="3"/>
          <w:numId w:val="47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Immunoglobuline monoclonale</w:t>
      </w:r>
    </w:p>
    <w:p w14:paraId="0C02A05D" w14:textId="77777777" w:rsidR="0077066E" w:rsidRDefault="0077066E" w:rsidP="002E21B9">
      <w:pPr>
        <w:numPr>
          <w:ilvl w:val="3"/>
          <w:numId w:val="47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Anticorps anti-érythrocytaires (test a l'anti globuline de Coombs) </w:t>
      </w:r>
    </w:p>
    <w:p w14:paraId="5BCEC06A" w14:textId="77777777" w:rsidR="0077066E" w:rsidRDefault="0077066E" w:rsidP="007D00F5">
      <w:pPr>
        <w:pStyle w:val="Titre2"/>
      </w:pPr>
      <w:bookmarkStart w:id="7" w:name="_Toc98155069"/>
      <w:r>
        <w:t>EVOLUTION ET PRONOSTIC</w:t>
      </w:r>
      <w:bookmarkEnd w:id="7"/>
    </w:p>
    <w:p w14:paraId="25B877EE" w14:textId="77777777" w:rsidR="0077066E" w:rsidRDefault="0077066E" w:rsidP="00ED08BB">
      <w:pPr>
        <w:pStyle w:val="Titre3"/>
      </w:pPr>
      <w:r>
        <w:t>Principaux éléments du pronostic :</w:t>
      </w:r>
    </w:p>
    <w:p w14:paraId="30DD9BA3" w14:textId="77777777" w:rsidR="0077066E" w:rsidRDefault="0077066E" w:rsidP="002E21B9">
      <w:pPr>
        <w:numPr>
          <w:ilvl w:val="1"/>
          <w:numId w:val="48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Anatomo-pathologie </w:t>
      </w:r>
      <w:r>
        <w:rPr>
          <w:rFonts w:ascii="Times New Roman" w:hAnsi="Times New Roman" w:cs="Times New Roman"/>
          <w:i/>
          <w:iCs/>
          <w:szCs w:val="24"/>
        </w:rPr>
        <w:t>Type histologique</w:t>
      </w:r>
    </w:p>
    <w:p w14:paraId="40A87C34" w14:textId="77777777" w:rsidR="0077066E" w:rsidRDefault="0077066E" w:rsidP="002E21B9">
      <w:pPr>
        <w:numPr>
          <w:ilvl w:val="1"/>
          <w:numId w:val="48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Cinq facteurs</w:t>
      </w:r>
    </w:p>
    <w:p w14:paraId="1AB1B561" w14:textId="77777777" w:rsidR="0077066E" w:rsidRDefault="0077066E" w:rsidP="002E21B9">
      <w:pPr>
        <w:numPr>
          <w:ilvl w:val="2"/>
          <w:numId w:val="48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Age</w:t>
      </w:r>
    </w:p>
    <w:p w14:paraId="2E87FF97" w14:textId="77777777" w:rsidR="0077066E" w:rsidRDefault="0077066E" w:rsidP="002E21B9">
      <w:pPr>
        <w:numPr>
          <w:ilvl w:val="2"/>
          <w:numId w:val="48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Stade de Ann Arbor III et IV</w:t>
      </w:r>
    </w:p>
    <w:p w14:paraId="326503EC" w14:textId="77777777" w:rsidR="0077066E" w:rsidRDefault="0077066E" w:rsidP="002E21B9">
      <w:pPr>
        <w:numPr>
          <w:ilvl w:val="2"/>
          <w:numId w:val="48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Indice d’activité de</w:t>
      </w:r>
      <w:r>
        <w:rPr>
          <w:rFonts w:ascii="Times New Roman" w:hAnsi="Times New Roman" w:cs="Times New Roman"/>
          <w:i/>
          <w:iCs/>
          <w:szCs w:val="24"/>
        </w:rPr>
        <w:t xml:space="preserve"> prolifération cellulaire a la cytologie</w:t>
      </w:r>
    </w:p>
    <w:p w14:paraId="685433D2" w14:textId="77777777" w:rsidR="0077066E" w:rsidRDefault="0077066E" w:rsidP="002E21B9">
      <w:pPr>
        <w:numPr>
          <w:ilvl w:val="2"/>
          <w:numId w:val="48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LDH sériques </w:t>
      </w:r>
      <w:r>
        <w:rPr>
          <w:rFonts w:ascii="Times New Roman" w:hAnsi="Times New Roman" w:cs="Times New Roman"/>
          <w:i/>
          <w:iCs/>
          <w:szCs w:val="24"/>
        </w:rPr>
        <w:t>rapidité d'évolution</w:t>
      </w:r>
    </w:p>
    <w:p w14:paraId="0154FD3F" w14:textId="77777777" w:rsidR="0077066E" w:rsidRDefault="0077066E" w:rsidP="002E21B9">
      <w:pPr>
        <w:numPr>
          <w:ilvl w:val="2"/>
          <w:numId w:val="48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Nombre de localisations ganglionnaires </w:t>
      </w:r>
      <w:r>
        <w:rPr>
          <w:rFonts w:ascii="Times New Roman" w:hAnsi="Times New Roman" w:cs="Times New Roman"/>
          <w:i/>
          <w:iCs/>
          <w:szCs w:val="24"/>
        </w:rPr>
        <w:t>comme le stade de Ann Arbor</w:t>
      </w:r>
    </w:p>
    <w:p w14:paraId="34841A53" w14:textId="77777777" w:rsidR="0077066E" w:rsidRDefault="0077066E" w:rsidP="00ED08BB">
      <w:r>
        <w:t xml:space="preserve">-&gt; ces éléments constituent l'Indice Pronostique International (IPI) </w:t>
      </w:r>
    </w:p>
    <w:p w14:paraId="4AF2C416" w14:textId="77777777" w:rsidR="0077066E" w:rsidRDefault="0077066E" w:rsidP="0077066E">
      <w:pPr>
        <w:rPr>
          <w:rFonts w:ascii="Times New Roman" w:hAnsi="Times New Roman" w:cs="Times New Roman"/>
          <w:szCs w:val="24"/>
        </w:rPr>
      </w:pPr>
    </w:p>
    <w:p w14:paraId="5E594E7A" w14:textId="77777777" w:rsidR="0077066E" w:rsidRDefault="0077066E" w:rsidP="00ED08BB">
      <w:pPr>
        <w:pStyle w:val="Titre3"/>
      </w:pPr>
      <w:r>
        <w:t>Différents types :</w:t>
      </w:r>
    </w:p>
    <w:p w14:paraId="2324959C" w14:textId="77777777" w:rsidR="0077066E" w:rsidRDefault="0077066E" w:rsidP="002E21B9">
      <w:pPr>
        <w:numPr>
          <w:ilvl w:val="0"/>
          <w:numId w:val="49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Lymphomes de malignité très élevée</w:t>
      </w:r>
    </w:p>
    <w:p w14:paraId="4D8C3BBE" w14:textId="77777777" w:rsidR="0077066E" w:rsidRDefault="0077066E" w:rsidP="002E21B9">
      <w:pPr>
        <w:numPr>
          <w:ilvl w:val="1"/>
          <w:numId w:val="49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Lymphome de Burkitt</w:t>
      </w:r>
    </w:p>
    <w:p w14:paraId="17DCB919" w14:textId="77777777" w:rsidR="0077066E" w:rsidRDefault="0077066E" w:rsidP="002E21B9">
      <w:pPr>
        <w:numPr>
          <w:ilvl w:val="1"/>
          <w:numId w:val="49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Lymphomes lymphoblastiques (comme LAL, 57 min) </w:t>
      </w:r>
    </w:p>
    <w:p w14:paraId="09B5BC17" w14:textId="77777777" w:rsidR="0077066E" w:rsidRDefault="0077066E" w:rsidP="002E21B9">
      <w:pPr>
        <w:numPr>
          <w:ilvl w:val="0"/>
          <w:numId w:val="49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Lymphomes agressifs</w:t>
      </w:r>
    </w:p>
    <w:p w14:paraId="1BFD8730" w14:textId="77777777" w:rsidR="0077066E" w:rsidRDefault="0077066E" w:rsidP="002E21B9">
      <w:pPr>
        <w:numPr>
          <w:ilvl w:val="1"/>
          <w:numId w:val="49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Lymphomes B a grandes cellules</w:t>
      </w:r>
    </w:p>
    <w:p w14:paraId="68380531" w14:textId="77777777" w:rsidR="0077066E" w:rsidRDefault="0077066E" w:rsidP="002E21B9">
      <w:pPr>
        <w:numPr>
          <w:ilvl w:val="1"/>
          <w:numId w:val="49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Lymphomes T et NK</w:t>
      </w:r>
    </w:p>
    <w:p w14:paraId="482C10F3" w14:textId="77777777" w:rsidR="0077066E" w:rsidRDefault="0077066E" w:rsidP="002E21B9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Lymphomes du manteau</w:t>
      </w:r>
    </w:p>
    <w:p w14:paraId="5D93268C" w14:textId="77777777" w:rsidR="0077066E" w:rsidRDefault="0077066E" w:rsidP="002E21B9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Lymphomes d'évolution lente</w:t>
      </w:r>
    </w:p>
    <w:p w14:paraId="713AB4C1" w14:textId="77777777" w:rsidR="0077066E" w:rsidRDefault="0077066E" w:rsidP="002E21B9">
      <w:pPr>
        <w:numPr>
          <w:ilvl w:val="1"/>
          <w:numId w:val="49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Lymphomes folliculaires</w:t>
      </w:r>
    </w:p>
    <w:p w14:paraId="74353F87" w14:textId="77777777" w:rsidR="0077066E" w:rsidRDefault="0077066E" w:rsidP="002E21B9">
      <w:pPr>
        <w:numPr>
          <w:ilvl w:val="1"/>
          <w:numId w:val="49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Lymphomes lymphocytiques (comme LLC) </w:t>
      </w:r>
    </w:p>
    <w:p w14:paraId="39D32224" w14:textId="77777777" w:rsidR="0077066E" w:rsidRDefault="0077066E" w:rsidP="002E21B9">
      <w:pPr>
        <w:numPr>
          <w:ilvl w:val="1"/>
          <w:numId w:val="49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Lymphomes B de la zone marginale, du tissu lymphoide associé aux muqueuses (MALT) </w:t>
      </w:r>
    </w:p>
    <w:p w14:paraId="73D1A1E8" w14:textId="77777777" w:rsidR="0077066E" w:rsidRDefault="0077066E" w:rsidP="002E21B9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Les autres formes</w:t>
      </w:r>
    </w:p>
    <w:p w14:paraId="4C3D3186" w14:textId="77777777" w:rsidR="0077066E" w:rsidRDefault="0077066E" w:rsidP="002E21B9">
      <w:pPr>
        <w:numPr>
          <w:ilvl w:val="1"/>
          <w:numId w:val="49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Lymphomes des immunodéprimés (VIH) </w:t>
      </w:r>
    </w:p>
    <w:p w14:paraId="62A1BF6A" w14:textId="77777777" w:rsidR="0077066E" w:rsidRDefault="0077066E" w:rsidP="002E21B9">
      <w:pPr>
        <w:numPr>
          <w:ilvl w:val="1"/>
          <w:numId w:val="49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Les hématodermies</w:t>
      </w:r>
    </w:p>
    <w:p w14:paraId="72392843" w14:textId="77777777" w:rsidR="0077066E" w:rsidRDefault="0077066E" w:rsidP="002E21B9">
      <w:pPr>
        <w:numPr>
          <w:ilvl w:val="1"/>
          <w:numId w:val="49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Lymphomes du médiastin</w:t>
      </w:r>
    </w:p>
    <w:p w14:paraId="15CA7B9E" w14:textId="77777777" w:rsidR="0077066E" w:rsidRDefault="0077066E" w:rsidP="002E21B9">
      <w:pPr>
        <w:numPr>
          <w:ilvl w:val="1"/>
          <w:numId w:val="49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Lymphomes cérébraux primitifs</w:t>
      </w:r>
    </w:p>
    <w:p w14:paraId="13F517D2" w14:textId="77777777" w:rsidR="0077066E" w:rsidRDefault="0077066E" w:rsidP="002E21B9">
      <w:pPr>
        <w:numPr>
          <w:ilvl w:val="1"/>
          <w:numId w:val="49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Etc. </w:t>
      </w:r>
    </w:p>
    <w:p w14:paraId="3C9F8857" w14:textId="77777777" w:rsidR="0077066E" w:rsidRDefault="0077066E" w:rsidP="0077066E">
      <w:pPr>
        <w:ind w:left="-360"/>
        <w:rPr>
          <w:rFonts w:ascii="Times New Roman" w:hAnsi="Times New Roman" w:cs="Times New Roman"/>
          <w:i/>
          <w:iCs/>
          <w:szCs w:val="24"/>
        </w:rPr>
      </w:pPr>
      <w:r>
        <w:rPr>
          <w:rFonts w:ascii="Times New Roman" w:hAnsi="Times New Roman" w:cs="Times New Roman"/>
          <w:i/>
          <w:iCs/>
          <w:szCs w:val="24"/>
        </w:rPr>
        <w:t>Immunohistochimie : détermine si type B ou T</w:t>
      </w:r>
    </w:p>
    <w:p w14:paraId="4F3E3C29" w14:textId="77777777" w:rsidR="0077066E" w:rsidRDefault="0077066E" w:rsidP="0077066E">
      <w:pPr>
        <w:ind w:left="-360"/>
        <w:rPr>
          <w:rFonts w:ascii="Times New Roman" w:hAnsi="Times New Roman" w:cs="Times New Roman"/>
          <w:i/>
          <w:iCs/>
          <w:szCs w:val="24"/>
        </w:rPr>
      </w:pPr>
    </w:p>
    <w:p w14:paraId="2196C078" w14:textId="77777777" w:rsidR="0077066E" w:rsidRDefault="0077066E" w:rsidP="007D00F5">
      <w:pPr>
        <w:pStyle w:val="Titre2"/>
      </w:pPr>
      <w:bookmarkStart w:id="8" w:name="_Toc98155070"/>
      <w:r>
        <w:t>TRAITEMENT</w:t>
      </w:r>
      <w:bookmarkEnd w:id="8"/>
    </w:p>
    <w:p w14:paraId="2F6291B0" w14:textId="77777777" w:rsidR="0077066E" w:rsidRDefault="0077066E" w:rsidP="00ED08BB">
      <w:pPr>
        <w:pStyle w:val="Titre3"/>
      </w:pPr>
      <w:r>
        <w:t>LYMPHOME B à grandes cellules</w:t>
      </w:r>
    </w:p>
    <w:p w14:paraId="737BDB76" w14:textId="77777777" w:rsidR="0077066E" w:rsidRDefault="0077066E" w:rsidP="002E21B9">
      <w:pPr>
        <w:numPr>
          <w:ilvl w:val="0"/>
          <w:numId w:val="50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Polychimiothérapie de type CHOP + AntiCD20(lymphome B) </w:t>
      </w:r>
    </w:p>
    <w:p w14:paraId="719F257E" w14:textId="77777777" w:rsidR="0077066E" w:rsidRDefault="0077066E" w:rsidP="002E21B9">
      <w:pPr>
        <w:numPr>
          <w:ilvl w:val="0"/>
          <w:numId w:val="50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CHOP</w:t>
      </w:r>
    </w:p>
    <w:p w14:paraId="016E34B5" w14:textId="77777777" w:rsidR="0077066E" w:rsidRDefault="0077066E" w:rsidP="002E21B9">
      <w:pPr>
        <w:numPr>
          <w:ilvl w:val="1"/>
          <w:numId w:val="50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Cyclophosphamide 750 mg/m</w:t>
      </w:r>
      <w:r>
        <w:rPr>
          <w:rFonts w:ascii="Times New Roman" w:hAnsi="Times New Roman" w:cs="Times New Roman"/>
          <w:szCs w:val="24"/>
          <w:vertAlign w:val="superscript"/>
        </w:rPr>
        <w:t xml:space="preserve">2 </w:t>
      </w:r>
      <w:r>
        <w:rPr>
          <w:rFonts w:ascii="Times New Roman" w:hAnsi="Times New Roman" w:cs="Times New Roman"/>
          <w:szCs w:val="24"/>
        </w:rPr>
        <w:t>J1</w:t>
      </w:r>
    </w:p>
    <w:p w14:paraId="7BE8C6D0" w14:textId="77777777" w:rsidR="0077066E" w:rsidRDefault="0077066E" w:rsidP="002E21B9">
      <w:pPr>
        <w:numPr>
          <w:ilvl w:val="1"/>
          <w:numId w:val="50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Adriamycine 50mg/m2 J1</w:t>
      </w:r>
    </w:p>
    <w:p w14:paraId="2C200935" w14:textId="77777777" w:rsidR="0077066E" w:rsidRDefault="0077066E" w:rsidP="002E21B9">
      <w:pPr>
        <w:numPr>
          <w:ilvl w:val="1"/>
          <w:numId w:val="50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Vincristine 1,4mg/m2(&lt;2mg) J1</w:t>
      </w:r>
    </w:p>
    <w:p w14:paraId="640E0DFE" w14:textId="77777777" w:rsidR="0077066E" w:rsidRDefault="0077066E" w:rsidP="002E21B9">
      <w:pPr>
        <w:numPr>
          <w:ilvl w:val="1"/>
          <w:numId w:val="50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Prednisone 1mg/kg/j J1 à J15</w:t>
      </w:r>
    </w:p>
    <w:p w14:paraId="0A3BBE04" w14:textId="77777777" w:rsidR="0077066E" w:rsidRDefault="0077066E" w:rsidP="002E21B9">
      <w:pPr>
        <w:numPr>
          <w:ilvl w:val="0"/>
          <w:numId w:val="50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Répète tous les 15-21J</w:t>
      </w:r>
    </w:p>
    <w:p w14:paraId="30F552C8" w14:textId="77777777" w:rsidR="0077066E" w:rsidRDefault="0077066E" w:rsidP="002E21B9">
      <w:pPr>
        <w:numPr>
          <w:ilvl w:val="0"/>
          <w:numId w:val="50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Traitement anti-rachidien préventif </w:t>
      </w:r>
      <w:r>
        <w:rPr>
          <w:rFonts w:ascii="Times New Roman" w:hAnsi="Times New Roman" w:cs="Times New Roman"/>
          <w:i/>
          <w:iCs/>
          <w:szCs w:val="24"/>
        </w:rPr>
        <w:t>Pour les lymphomes avec atteinte du SNC : chimiothérapie intrathécale</w:t>
      </w:r>
    </w:p>
    <w:p w14:paraId="4E758664" w14:textId="77777777" w:rsidR="0077066E" w:rsidRDefault="0077066E" w:rsidP="0077066E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Nombre de chimiothérapie :</w:t>
      </w:r>
    </w:p>
    <w:p w14:paraId="0DB18BF7" w14:textId="77777777" w:rsidR="0077066E" w:rsidRDefault="0077066E" w:rsidP="002E21B9">
      <w:pPr>
        <w:numPr>
          <w:ilvl w:val="0"/>
          <w:numId w:val="5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Selon les formes</w:t>
      </w:r>
    </w:p>
    <w:p w14:paraId="6F5329D7" w14:textId="77777777" w:rsidR="0077066E" w:rsidRDefault="0077066E" w:rsidP="002E21B9">
      <w:pPr>
        <w:numPr>
          <w:ilvl w:val="1"/>
          <w:numId w:val="5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Localisées </w:t>
      </w:r>
    </w:p>
    <w:p w14:paraId="64791643" w14:textId="77777777" w:rsidR="0077066E" w:rsidRDefault="0077066E" w:rsidP="002E21B9">
      <w:pPr>
        <w:numPr>
          <w:ilvl w:val="2"/>
          <w:numId w:val="5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3 cures de CHOP puis radiothérapie</w:t>
      </w:r>
    </w:p>
    <w:p w14:paraId="1457FD9B" w14:textId="77777777" w:rsidR="0077066E" w:rsidRDefault="0077066E" w:rsidP="002E21B9">
      <w:pPr>
        <w:numPr>
          <w:ilvl w:val="1"/>
          <w:numId w:val="5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Disséminées </w:t>
      </w:r>
    </w:p>
    <w:p w14:paraId="0EA8E10E" w14:textId="77777777" w:rsidR="0077066E" w:rsidRDefault="0077066E" w:rsidP="002E21B9">
      <w:pPr>
        <w:numPr>
          <w:ilvl w:val="2"/>
          <w:numId w:val="5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8 cycles de CHOP ou chimio apparentée ACBVD et anti-CD20 </w:t>
      </w:r>
      <w:r>
        <w:rPr>
          <w:rFonts w:ascii="Times New Roman" w:hAnsi="Times New Roman" w:cs="Times New Roman"/>
          <w:i/>
          <w:iCs/>
          <w:szCs w:val="24"/>
        </w:rPr>
        <w:t>espacées de 21j</w:t>
      </w:r>
    </w:p>
    <w:p w14:paraId="7FCE7CF8" w14:textId="77777777" w:rsidR="0077066E" w:rsidRDefault="0077066E" w:rsidP="002E21B9">
      <w:pPr>
        <w:numPr>
          <w:ilvl w:val="1"/>
          <w:numId w:val="5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 mauvais pronostic</w:t>
      </w:r>
    </w:p>
    <w:p w14:paraId="2F9D40B6" w14:textId="77777777" w:rsidR="0077066E" w:rsidRDefault="0077066E" w:rsidP="002E21B9">
      <w:pPr>
        <w:numPr>
          <w:ilvl w:val="2"/>
          <w:numId w:val="5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Chimiothérapie + greffe de moelle</w:t>
      </w:r>
    </w:p>
    <w:p w14:paraId="3EC86175" w14:textId="77777777" w:rsidR="0077066E" w:rsidRDefault="0077066E" w:rsidP="00ED08BB">
      <w:pPr>
        <w:pStyle w:val="Titre3"/>
      </w:pPr>
      <w:r>
        <w:t>Lymphomes folliculaires :</w:t>
      </w:r>
    </w:p>
    <w:p w14:paraId="284F8917" w14:textId="77777777" w:rsidR="0077066E" w:rsidRDefault="0077066E" w:rsidP="002E21B9">
      <w:pPr>
        <w:numPr>
          <w:ilvl w:val="1"/>
          <w:numId w:val="5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Formes localisées : exérèse chirurgicale (</w:t>
      </w:r>
      <w:r>
        <w:rPr>
          <w:rFonts w:ascii="Times New Roman" w:hAnsi="Times New Roman" w:cs="Times New Roman"/>
          <w:i/>
          <w:iCs/>
          <w:szCs w:val="24"/>
        </w:rPr>
        <w:t>pas de chimio siiii 1h10)</w:t>
      </w:r>
    </w:p>
    <w:p w14:paraId="0E4B0B0E" w14:textId="77777777" w:rsidR="0077066E" w:rsidRDefault="0077066E" w:rsidP="002E21B9">
      <w:pPr>
        <w:numPr>
          <w:ilvl w:val="1"/>
          <w:numId w:val="5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Formes disséminées</w:t>
      </w:r>
    </w:p>
    <w:p w14:paraId="6FF3C770" w14:textId="77777777" w:rsidR="0077066E" w:rsidRDefault="0077066E" w:rsidP="002E21B9">
      <w:pPr>
        <w:numPr>
          <w:ilvl w:val="2"/>
          <w:numId w:val="5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Faible masse tumorale : abstention</w:t>
      </w:r>
    </w:p>
    <w:p w14:paraId="76370C18" w14:textId="77777777" w:rsidR="0077066E" w:rsidRDefault="0077066E" w:rsidP="002E21B9">
      <w:pPr>
        <w:numPr>
          <w:ilvl w:val="2"/>
          <w:numId w:val="5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Forte masse : chimiothérapie</w:t>
      </w:r>
    </w:p>
    <w:p w14:paraId="38D7F107" w14:textId="77777777" w:rsidR="0077066E" w:rsidRDefault="0077066E" w:rsidP="002E21B9">
      <w:pPr>
        <w:numPr>
          <w:ilvl w:val="3"/>
          <w:numId w:val="5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CHOP ou COP ou fludarabine + anti CD20</w:t>
      </w:r>
    </w:p>
    <w:p w14:paraId="4F465A35" w14:textId="77777777" w:rsidR="0077066E" w:rsidRDefault="0077066E" w:rsidP="0077066E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br w:type="page"/>
      </w:r>
    </w:p>
    <w:sectPr w:rsidR="007706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D29C96" w14:textId="77777777" w:rsidR="00D149C2" w:rsidRDefault="00D149C2" w:rsidP="00521151">
      <w:pPr>
        <w:spacing w:after="0" w:line="240" w:lineRule="auto"/>
      </w:pPr>
      <w:r>
        <w:separator/>
      </w:r>
    </w:p>
  </w:endnote>
  <w:endnote w:type="continuationSeparator" w:id="0">
    <w:p w14:paraId="55CB09C8" w14:textId="77777777" w:rsidR="00D149C2" w:rsidRDefault="00D149C2" w:rsidP="005211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C60410" w14:textId="77777777" w:rsidR="00D149C2" w:rsidRDefault="00D149C2" w:rsidP="00521151">
      <w:pPr>
        <w:spacing w:after="0" w:line="240" w:lineRule="auto"/>
      </w:pPr>
      <w:r>
        <w:separator/>
      </w:r>
    </w:p>
  </w:footnote>
  <w:footnote w:type="continuationSeparator" w:id="0">
    <w:p w14:paraId="13D5389F" w14:textId="77777777" w:rsidR="00D149C2" w:rsidRDefault="00D149C2" w:rsidP="005211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969B3"/>
    <w:multiLevelType w:val="hybridMultilevel"/>
    <w:tmpl w:val="716CCF3A"/>
    <w:lvl w:ilvl="0" w:tplc="934EC4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0FE90C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B26A46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CF275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476C2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01291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802F7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9864C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644B8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0C0E3D"/>
    <w:multiLevelType w:val="hybridMultilevel"/>
    <w:tmpl w:val="B99E71B6"/>
    <w:lvl w:ilvl="0" w:tplc="F3767F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40AD18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2C490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3F20E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BD4BF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596B3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B56DF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14CDA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C44C9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3D4075B"/>
    <w:multiLevelType w:val="hybridMultilevel"/>
    <w:tmpl w:val="B31EF368"/>
    <w:lvl w:ilvl="0" w:tplc="655CFD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2AD52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900AE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4AE96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A0AB1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40C6C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51C63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E0234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122D4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53D1CC5"/>
    <w:multiLevelType w:val="hybridMultilevel"/>
    <w:tmpl w:val="C15210D0"/>
    <w:lvl w:ilvl="0" w:tplc="787A7C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C22D0B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ABAAA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974FE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B4E57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C7251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A76EF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F28FB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BBECC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77D7227"/>
    <w:multiLevelType w:val="hybridMultilevel"/>
    <w:tmpl w:val="402C41FA"/>
    <w:lvl w:ilvl="0" w:tplc="82209E8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2716D540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B4BE842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3E9EAF3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8ACE817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81F8789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0F5A55C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A53ECD5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5D3E76D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5" w15:restartNumberingAfterBreak="0">
    <w:nsid w:val="079A3D3C"/>
    <w:multiLevelType w:val="hybridMultilevel"/>
    <w:tmpl w:val="B35C7506"/>
    <w:lvl w:ilvl="0" w:tplc="F9B082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734234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25A0BB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032707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BA426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CE4E0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D4454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340B3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0924B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7F75134"/>
    <w:multiLevelType w:val="hybridMultilevel"/>
    <w:tmpl w:val="E1F28E9E"/>
    <w:lvl w:ilvl="0" w:tplc="C1A0890C">
      <w:start w:val="1"/>
      <w:numFmt w:val="upperLetter"/>
      <w:lvlText w:val="%1."/>
      <w:lvlJc w:val="left"/>
      <w:pPr>
        <w:ind w:left="1440" w:hanging="360"/>
      </w:pPr>
    </w:lvl>
    <w:lvl w:ilvl="1" w:tplc="3134EDAA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533A697A">
      <w:start w:val="1"/>
      <w:numFmt w:val="lowerRoman"/>
      <w:lvlText w:val="%3."/>
      <w:lvlJc w:val="right"/>
      <w:pPr>
        <w:ind w:left="2880" w:hanging="360"/>
      </w:pPr>
    </w:lvl>
    <w:lvl w:ilvl="3" w:tplc="C668360C">
      <w:start w:val="1"/>
      <w:numFmt w:val="decimal"/>
      <w:lvlText w:val="%4."/>
      <w:lvlJc w:val="left"/>
      <w:pPr>
        <w:ind w:left="3600" w:hanging="360"/>
      </w:pPr>
    </w:lvl>
    <w:lvl w:ilvl="4" w:tplc="E864C73A">
      <w:start w:val="1"/>
      <w:numFmt w:val="lowerLetter"/>
      <w:lvlText w:val="%5."/>
      <w:lvlJc w:val="left"/>
      <w:pPr>
        <w:ind w:left="4320" w:hanging="360"/>
      </w:pPr>
    </w:lvl>
    <w:lvl w:ilvl="5" w:tplc="A6E08502" w:tentative="1">
      <w:start w:val="1"/>
      <w:numFmt w:val="lowerRoman"/>
      <w:lvlText w:val="%6."/>
      <w:lvlJc w:val="right"/>
      <w:pPr>
        <w:ind w:left="5040" w:hanging="360"/>
      </w:pPr>
    </w:lvl>
    <w:lvl w:ilvl="6" w:tplc="08724650" w:tentative="1">
      <w:start w:val="1"/>
      <w:numFmt w:val="decimal"/>
      <w:lvlText w:val="%7."/>
      <w:lvlJc w:val="left"/>
      <w:pPr>
        <w:ind w:left="5760" w:hanging="360"/>
      </w:pPr>
    </w:lvl>
    <w:lvl w:ilvl="7" w:tplc="E340A4BC" w:tentative="1">
      <w:start w:val="1"/>
      <w:numFmt w:val="lowerLetter"/>
      <w:lvlText w:val="%8."/>
      <w:lvlJc w:val="left"/>
      <w:pPr>
        <w:ind w:left="6480" w:hanging="360"/>
      </w:pPr>
    </w:lvl>
    <w:lvl w:ilvl="8" w:tplc="565095B8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7" w15:restartNumberingAfterBreak="0">
    <w:nsid w:val="094005E8"/>
    <w:multiLevelType w:val="hybridMultilevel"/>
    <w:tmpl w:val="9BC8EA08"/>
    <w:lvl w:ilvl="0" w:tplc="D0501A9C">
      <w:start w:val="1"/>
      <w:numFmt w:val="decimal"/>
      <w:lvlText w:val="%1."/>
      <w:lvlJc w:val="left"/>
      <w:pPr>
        <w:ind w:left="720" w:hanging="360"/>
      </w:pPr>
    </w:lvl>
    <w:lvl w:ilvl="1" w:tplc="156ACDC6" w:tentative="1">
      <w:start w:val="1"/>
      <w:numFmt w:val="lowerLetter"/>
      <w:lvlText w:val="%2."/>
      <w:lvlJc w:val="left"/>
      <w:pPr>
        <w:ind w:left="1440" w:hanging="360"/>
      </w:pPr>
    </w:lvl>
    <w:lvl w:ilvl="2" w:tplc="B13CFDEA" w:tentative="1">
      <w:start w:val="1"/>
      <w:numFmt w:val="lowerRoman"/>
      <w:lvlText w:val="%3."/>
      <w:lvlJc w:val="right"/>
      <w:pPr>
        <w:ind w:left="2160" w:hanging="360"/>
      </w:pPr>
    </w:lvl>
    <w:lvl w:ilvl="3" w:tplc="A67EB82A" w:tentative="1">
      <w:start w:val="1"/>
      <w:numFmt w:val="decimal"/>
      <w:lvlText w:val="%4."/>
      <w:lvlJc w:val="left"/>
      <w:pPr>
        <w:ind w:left="2880" w:hanging="360"/>
      </w:pPr>
    </w:lvl>
    <w:lvl w:ilvl="4" w:tplc="9CE21B20" w:tentative="1">
      <w:start w:val="1"/>
      <w:numFmt w:val="lowerLetter"/>
      <w:lvlText w:val="%5."/>
      <w:lvlJc w:val="left"/>
      <w:pPr>
        <w:ind w:left="3600" w:hanging="360"/>
      </w:pPr>
    </w:lvl>
    <w:lvl w:ilvl="5" w:tplc="F08E21C8" w:tentative="1">
      <w:start w:val="1"/>
      <w:numFmt w:val="lowerRoman"/>
      <w:lvlText w:val="%6."/>
      <w:lvlJc w:val="right"/>
      <w:pPr>
        <w:ind w:left="4320" w:hanging="360"/>
      </w:pPr>
    </w:lvl>
    <w:lvl w:ilvl="6" w:tplc="5F42D006" w:tentative="1">
      <w:start w:val="1"/>
      <w:numFmt w:val="decimal"/>
      <w:lvlText w:val="%7."/>
      <w:lvlJc w:val="left"/>
      <w:pPr>
        <w:ind w:left="5040" w:hanging="360"/>
      </w:pPr>
    </w:lvl>
    <w:lvl w:ilvl="7" w:tplc="2F206780" w:tentative="1">
      <w:start w:val="1"/>
      <w:numFmt w:val="lowerLetter"/>
      <w:lvlText w:val="%8."/>
      <w:lvlJc w:val="left"/>
      <w:pPr>
        <w:ind w:left="5760" w:hanging="360"/>
      </w:pPr>
    </w:lvl>
    <w:lvl w:ilvl="8" w:tplc="F85A231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" w15:restartNumberingAfterBreak="0">
    <w:nsid w:val="09B173C7"/>
    <w:multiLevelType w:val="hybridMultilevel"/>
    <w:tmpl w:val="C1C064AC"/>
    <w:lvl w:ilvl="0" w:tplc="B526E7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E3E5FB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434D2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B16B5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7041E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0CEC6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0BC7F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878BD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EBA32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0B2F4936"/>
    <w:multiLevelType w:val="hybridMultilevel"/>
    <w:tmpl w:val="B45A7220"/>
    <w:lvl w:ilvl="0" w:tplc="C150BD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BC6A4C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7DEE1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6326E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40473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886E7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9CFA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34EAA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9B89EA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0CE3124A"/>
    <w:multiLevelType w:val="hybridMultilevel"/>
    <w:tmpl w:val="9768D4F4"/>
    <w:lvl w:ilvl="0" w:tplc="4620A1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49C8F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EA6C5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40EBD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74EB5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DA277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A94D2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79A9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2A02BF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0E9E6E2F"/>
    <w:multiLevelType w:val="hybridMultilevel"/>
    <w:tmpl w:val="81EA55B6"/>
    <w:lvl w:ilvl="0" w:tplc="93E43D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4B61F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31A49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3CA209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24C0C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61CD2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A94BA8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FE458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C7ACB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11064CF1"/>
    <w:multiLevelType w:val="hybridMultilevel"/>
    <w:tmpl w:val="1EA4EEA4"/>
    <w:lvl w:ilvl="0" w:tplc="C89A4750">
      <w:start w:val="1"/>
      <w:numFmt w:val="bullet"/>
      <w:lvlText w:val="Ø"/>
      <w:lvlJc w:val="left"/>
      <w:pPr>
        <w:ind w:left="2880" w:hanging="360"/>
      </w:pPr>
      <w:rPr>
        <w:rFonts w:ascii="Wingdings" w:hAnsi="Wingdings"/>
      </w:rPr>
    </w:lvl>
    <w:lvl w:ilvl="1" w:tplc="1CF078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2" w:tplc="A2C25C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3" w:tplc="3A2ADAE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4" w:tplc="A510EC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5" w:tplc="EE90A3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  <w:lvl w:ilvl="6" w:tplc="E70EB63E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/>
      </w:rPr>
    </w:lvl>
    <w:lvl w:ilvl="7" w:tplc="F790DE40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/>
      </w:rPr>
    </w:lvl>
    <w:lvl w:ilvl="8" w:tplc="DD80FEBE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/>
      </w:rPr>
    </w:lvl>
  </w:abstractNum>
  <w:abstractNum w:abstractNumId="13" w15:restartNumberingAfterBreak="0">
    <w:nsid w:val="13950241"/>
    <w:multiLevelType w:val="hybridMultilevel"/>
    <w:tmpl w:val="4AB6A0B4"/>
    <w:lvl w:ilvl="0" w:tplc="B768B1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D34EA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9D27F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6B6F1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01EC3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35023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DEA6D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F8497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3D87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14CA3114"/>
    <w:multiLevelType w:val="hybridMultilevel"/>
    <w:tmpl w:val="37D2FBD4"/>
    <w:lvl w:ilvl="0" w:tplc="C046CC50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 w:tplc="D4544FB0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2" w:tplc="98C0A75E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 w:tplc="5BAC34C8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 w:tplc="68784748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/>
      </w:rPr>
    </w:lvl>
    <w:lvl w:ilvl="5" w:tplc="1F7A167C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 w:tplc="E398DE40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 w:tplc="DBBC50DE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/>
      </w:rPr>
    </w:lvl>
    <w:lvl w:ilvl="8" w:tplc="BFD61E64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15" w15:restartNumberingAfterBreak="0">
    <w:nsid w:val="1522009A"/>
    <w:multiLevelType w:val="hybridMultilevel"/>
    <w:tmpl w:val="966AD666"/>
    <w:lvl w:ilvl="0" w:tplc="A01619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5E221B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AB443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44C57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3C42C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DBC35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33604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91AD1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33052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165C04D0"/>
    <w:multiLevelType w:val="hybridMultilevel"/>
    <w:tmpl w:val="9A2E7AA4"/>
    <w:lvl w:ilvl="0" w:tplc="7688CDDE">
      <w:start w:val="1"/>
      <w:numFmt w:val="decimal"/>
      <w:lvlText w:val="%1."/>
      <w:lvlJc w:val="left"/>
      <w:pPr>
        <w:ind w:left="720" w:hanging="360"/>
      </w:pPr>
    </w:lvl>
    <w:lvl w:ilvl="1" w:tplc="7BF608CA">
      <w:start w:val="1"/>
      <w:numFmt w:val="lowerLetter"/>
      <w:lvlText w:val="%2."/>
      <w:lvlJc w:val="left"/>
      <w:pPr>
        <w:ind w:left="1440" w:hanging="360"/>
      </w:pPr>
    </w:lvl>
    <w:lvl w:ilvl="2" w:tplc="A10EFF80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5F0260AE" w:tentative="1">
      <w:start w:val="1"/>
      <w:numFmt w:val="decimal"/>
      <w:lvlText w:val="%4."/>
      <w:lvlJc w:val="left"/>
      <w:pPr>
        <w:ind w:left="2880" w:hanging="360"/>
      </w:pPr>
    </w:lvl>
    <w:lvl w:ilvl="4" w:tplc="804AF7B0" w:tentative="1">
      <w:start w:val="1"/>
      <w:numFmt w:val="lowerLetter"/>
      <w:lvlText w:val="%5."/>
      <w:lvlJc w:val="left"/>
      <w:pPr>
        <w:ind w:left="3600" w:hanging="360"/>
      </w:pPr>
    </w:lvl>
    <w:lvl w:ilvl="5" w:tplc="B290DE2A" w:tentative="1">
      <w:start w:val="1"/>
      <w:numFmt w:val="lowerRoman"/>
      <w:lvlText w:val="%6."/>
      <w:lvlJc w:val="right"/>
      <w:pPr>
        <w:ind w:left="4320" w:hanging="360"/>
      </w:pPr>
    </w:lvl>
    <w:lvl w:ilvl="6" w:tplc="9B267EAC" w:tentative="1">
      <w:start w:val="1"/>
      <w:numFmt w:val="decimal"/>
      <w:lvlText w:val="%7."/>
      <w:lvlJc w:val="left"/>
      <w:pPr>
        <w:ind w:left="5040" w:hanging="360"/>
      </w:pPr>
    </w:lvl>
    <w:lvl w:ilvl="7" w:tplc="F440BE44" w:tentative="1">
      <w:start w:val="1"/>
      <w:numFmt w:val="lowerLetter"/>
      <w:lvlText w:val="%8."/>
      <w:lvlJc w:val="left"/>
      <w:pPr>
        <w:ind w:left="5760" w:hanging="360"/>
      </w:pPr>
    </w:lvl>
    <w:lvl w:ilvl="8" w:tplc="AE6CE53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7" w15:restartNumberingAfterBreak="0">
    <w:nsid w:val="16FD1F0C"/>
    <w:multiLevelType w:val="hybridMultilevel"/>
    <w:tmpl w:val="6F12747C"/>
    <w:lvl w:ilvl="0" w:tplc="27E841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5ACE7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616E0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81000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32E463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4643B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1625C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4E602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C500E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17287D0B"/>
    <w:multiLevelType w:val="hybridMultilevel"/>
    <w:tmpl w:val="B510A3EA"/>
    <w:lvl w:ilvl="0" w:tplc="F7E0F7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FCC7F4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F80CF7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166FB1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6040C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40857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3E46D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4C8118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06A34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1906294E"/>
    <w:multiLevelType w:val="hybridMultilevel"/>
    <w:tmpl w:val="B1DCDB30"/>
    <w:lvl w:ilvl="0" w:tplc="673E3C44">
      <w:start w:val="1"/>
      <w:numFmt w:val="upperLetter"/>
      <w:lvlText w:val="%1."/>
      <w:lvlJc w:val="left"/>
      <w:pPr>
        <w:ind w:left="720" w:hanging="360"/>
      </w:pPr>
    </w:lvl>
    <w:lvl w:ilvl="1" w:tplc="5680F5EC">
      <w:start w:val="1"/>
      <w:numFmt w:val="lowerLetter"/>
      <w:lvlText w:val="%2."/>
      <w:lvlJc w:val="left"/>
      <w:pPr>
        <w:ind w:left="1440" w:hanging="360"/>
      </w:pPr>
    </w:lvl>
    <w:lvl w:ilvl="2" w:tplc="F7DC540E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00681588">
      <w:start w:val="1"/>
      <w:numFmt w:val="decimal"/>
      <w:lvlText w:val="%4."/>
      <w:lvlJc w:val="left"/>
      <w:pPr>
        <w:ind w:left="2880" w:hanging="360"/>
      </w:pPr>
    </w:lvl>
    <w:lvl w:ilvl="4" w:tplc="7D2EBC34">
      <w:start w:val="1"/>
      <w:numFmt w:val="lowerLetter"/>
      <w:lvlText w:val="%5."/>
      <w:lvlJc w:val="left"/>
      <w:pPr>
        <w:ind w:left="3600" w:hanging="360"/>
      </w:pPr>
    </w:lvl>
    <w:lvl w:ilvl="5" w:tplc="CBB0CB7C" w:tentative="1">
      <w:start w:val="1"/>
      <w:numFmt w:val="lowerRoman"/>
      <w:lvlText w:val="%6."/>
      <w:lvlJc w:val="right"/>
      <w:pPr>
        <w:ind w:left="4320" w:hanging="360"/>
      </w:pPr>
    </w:lvl>
    <w:lvl w:ilvl="6" w:tplc="FBDA9F5E" w:tentative="1">
      <w:start w:val="1"/>
      <w:numFmt w:val="decimal"/>
      <w:lvlText w:val="%7."/>
      <w:lvlJc w:val="left"/>
      <w:pPr>
        <w:ind w:left="5040" w:hanging="360"/>
      </w:pPr>
    </w:lvl>
    <w:lvl w:ilvl="7" w:tplc="5C9EA384" w:tentative="1">
      <w:start w:val="1"/>
      <w:numFmt w:val="lowerLetter"/>
      <w:lvlText w:val="%8."/>
      <w:lvlJc w:val="left"/>
      <w:pPr>
        <w:ind w:left="5760" w:hanging="360"/>
      </w:pPr>
    </w:lvl>
    <w:lvl w:ilvl="8" w:tplc="6A1412C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0" w15:restartNumberingAfterBreak="0">
    <w:nsid w:val="1AC531EC"/>
    <w:multiLevelType w:val="hybridMultilevel"/>
    <w:tmpl w:val="DEB45B12"/>
    <w:lvl w:ilvl="0" w:tplc="213423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26956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A2058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5BC8B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E1A1E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8402B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D2C4C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2A886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8BA2E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20B574F6"/>
    <w:multiLevelType w:val="hybridMultilevel"/>
    <w:tmpl w:val="84C610B6"/>
    <w:lvl w:ilvl="0" w:tplc="CD885996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1EE7250"/>
    <w:multiLevelType w:val="hybridMultilevel"/>
    <w:tmpl w:val="799CB93A"/>
    <w:lvl w:ilvl="0" w:tplc="7CE84748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 w:tplc="0518C3C6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/>
      </w:rPr>
    </w:lvl>
    <w:lvl w:ilvl="2" w:tplc="FCF87698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 w:tplc="11B81CE4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 w:tplc="BD5CF9F8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/>
      </w:rPr>
    </w:lvl>
    <w:lvl w:ilvl="5" w:tplc="287C822C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 w:tplc="659ECD7E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 w:tplc="F7A66450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/>
      </w:rPr>
    </w:lvl>
    <w:lvl w:ilvl="8" w:tplc="E458A58C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23" w15:restartNumberingAfterBreak="0">
    <w:nsid w:val="241F041D"/>
    <w:multiLevelType w:val="hybridMultilevel"/>
    <w:tmpl w:val="D4F675AA"/>
    <w:lvl w:ilvl="0" w:tplc="766221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A40450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7480D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C3E70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1FE42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1F6DE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4F02C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20EA4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9AE0EF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24C42765"/>
    <w:multiLevelType w:val="hybridMultilevel"/>
    <w:tmpl w:val="2BEEC83C"/>
    <w:lvl w:ilvl="0" w:tplc="329AC6D0">
      <w:start w:val="1"/>
      <w:numFmt w:val="upperLetter"/>
      <w:lvlText w:val="%1."/>
      <w:lvlJc w:val="left"/>
      <w:pPr>
        <w:ind w:left="1080" w:hanging="360"/>
      </w:pPr>
    </w:lvl>
    <w:lvl w:ilvl="1" w:tplc="BB7056D0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D1228D88">
      <w:start w:val="1"/>
      <w:numFmt w:val="lowerRoman"/>
      <w:lvlText w:val="%3."/>
      <w:lvlJc w:val="right"/>
      <w:pPr>
        <w:ind w:left="2520" w:hanging="360"/>
      </w:pPr>
    </w:lvl>
    <w:lvl w:ilvl="3" w:tplc="1E4EED7E">
      <w:start w:val="1"/>
      <w:numFmt w:val="decimal"/>
      <w:lvlText w:val="%4."/>
      <w:lvlJc w:val="left"/>
      <w:pPr>
        <w:ind w:left="3240" w:hanging="360"/>
      </w:pPr>
    </w:lvl>
    <w:lvl w:ilvl="4" w:tplc="9CE0C98E" w:tentative="1">
      <w:start w:val="1"/>
      <w:numFmt w:val="lowerLetter"/>
      <w:lvlText w:val="%5."/>
      <w:lvlJc w:val="left"/>
      <w:pPr>
        <w:ind w:left="3960" w:hanging="360"/>
      </w:pPr>
    </w:lvl>
    <w:lvl w:ilvl="5" w:tplc="E3EA3D66" w:tentative="1">
      <w:start w:val="1"/>
      <w:numFmt w:val="lowerRoman"/>
      <w:lvlText w:val="%6."/>
      <w:lvlJc w:val="right"/>
      <w:pPr>
        <w:ind w:left="4680" w:hanging="360"/>
      </w:pPr>
    </w:lvl>
    <w:lvl w:ilvl="6" w:tplc="D72895C2" w:tentative="1">
      <w:start w:val="1"/>
      <w:numFmt w:val="decimal"/>
      <w:lvlText w:val="%7."/>
      <w:lvlJc w:val="left"/>
      <w:pPr>
        <w:ind w:left="5400" w:hanging="360"/>
      </w:pPr>
    </w:lvl>
    <w:lvl w:ilvl="7" w:tplc="B2423C7A" w:tentative="1">
      <w:start w:val="1"/>
      <w:numFmt w:val="lowerLetter"/>
      <w:lvlText w:val="%8."/>
      <w:lvlJc w:val="left"/>
      <w:pPr>
        <w:ind w:left="6120" w:hanging="360"/>
      </w:pPr>
    </w:lvl>
    <w:lvl w:ilvl="8" w:tplc="94D41F06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25" w15:restartNumberingAfterBreak="0">
    <w:nsid w:val="255B4FB2"/>
    <w:multiLevelType w:val="hybridMultilevel"/>
    <w:tmpl w:val="386E1B88"/>
    <w:lvl w:ilvl="0" w:tplc="934EB9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2AFDC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E32F0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4A25E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8D4DC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EC42E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8D8C4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A4EE4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DD457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25654161"/>
    <w:multiLevelType w:val="hybridMultilevel"/>
    <w:tmpl w:val="C066BBB2"/>
    <w:lvl w:ilvl="0" w:tplc="3274D3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2DEE4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210826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B90F0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C3A78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788A8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DC6939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EDEF4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B56D4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26694006"/>
    <w:multiLevelType w:val="hybridMultilevel"/>
    <w:tmpl w:val="AEAEDDD6"/>
    <w:lvl w:ilvl="0" w:tplc="156884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B9ACF0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C2C72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42EB7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15E10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856C8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EE66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4424B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E965E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29C3505F"/>
    <w:multiLevelType w:val="hybridMultilevel"/>
    <w:tmpl w:val="1E8C632A"/>
    <w:lvl w:ilvl="0" w:tplc="AC8AA98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E5CEC878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6046E298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7E0896E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A0EA9B5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C9E86AA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BF84B2E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EF50991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236063E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29" w15:restartNumberingAfterBreak="0">
    <w:nsid w:val="2A9016D2"/>
    <w:multiLevelType w:val="hybridMultilevel"/>
    <w:tmpl w:val="47865636"/>
    <w:lvl w:ilvl="0" w:tplc="E198424E">
      <w:start w:val="1"/>
      <w:numFmt w:val="decimal"/>
      <w:lvlText w:val="%1."/>
      <w:lvlJc w:val="left"/>
      <w:pPr>
        <w:ind w:left="720" w:hanging="360"/>
      </w:pPr>
    </w:lvl>
    <w:lvl w:ilvl="1" w:tplc="26805806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6472E5DA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794CB7BE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AA12E890" w:tentative="1">
      <w:start w:val="1"/>
      <w:numFmt w:val="lowerLetter"/>
      <w:lvlText w:val="%5."/>
      <w:lvlJc w:val="left"/>
      <w:pPr>
        <w:ind w:left="3600" w:hanging="360"/>
      </w:pPr>
    </w:lvl>
    <w:lvl w:ilvl="5" w:tplc="6FF80166" w:tentative="1">
      <w:start w:val="1"/>
      <w:numFmt w:val="lowerRoman"/>
      <w:lvlText w:val="%6."/>
      <w:lvlJc w:val="right"/>
      <w:pPr>
        <w:ind w:left="4320" w:hanging="360"/>
      </w:pPr>
    </w:lvl>
    <w:lvl w:ilvl="6" w:tplc="FD80A5CA" w:tentative="1">
      <w:start w:val="1"/>
      <w:numFmt w:val="decimal"/>
      <w:lvlText w:val="%7."/>
      <w:lvlJc w:val="left"/>
      <w:pPr>
        <w:ind w:left="5040" w:hanging="360"/>
      </w:pPr>
    </w:lvl>
    <w:lvl w:ilvl="7" w:tplc="C90077DA" w:tentative="1">
      <w:start w:val="1"/>
      <w:numFmt w:val="lowerLetter"/>
      <w:lvlText w:val="%8."/>
      <w:lvlJc w:val="left"/>
      <w:pPr>
        <w:ind w:left="5760" w:hanging="360"/>
      </w:pPr>
    </w:lvl>
    <w:lvl w:ilvl="8" w:tplc="4366FDF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0" w15:restartNumberingAfterBreak="0">
    <w:nsid w:val="2B4D55D8"/>
    <w:multiLevelType w:val="hybridMultilevel"/>
    <w:tmpl w:val="1BC0F5EE"/>
    <w:lvl w:ilvl="0" w:tplc="701EC6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686F5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DB6F5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D6CAD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BAEBA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51A91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26812E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0C8F1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F42B9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2C0444FA"/>
    <w:multiLevelType w:val="hybridMultilevel"/>
    <w:tmpl w:val="DB3C2D02"/>
    <w:lvl w:ilvl="0" w:tplc="F68E65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742366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5FBE7D2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6C46CF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BD647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34CB2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B4638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53EE1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6A077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2C3E77C2"/>
    <w:multiLevelType w:val="hybridMultilevel"/>
    <w:tmpl w:val="7DC0B3EA"/>
    <w:lvl w:ilvl="0" w:tplc="F6CC85F0">
      <w:start w:val="1"/>
      <w:numFmt w:val="upperLetter"/>
      <w:lvlText w:val="%1."/>
      <w:lvlJc w:val="left"/>
      <w:pPr>
        <w:ind w:left="720" w:hanging="360"/>
      </w:pPr>
    </w:lvl>
    <w:lvl w:ilvl="1" w:tplc="AC26D3F8">
      <w:start w:val="1"/>
      <w:numFmt w:val="lowerLetter"/>
      <w:lvlText w:val="%2."/>
      <w:lvlJc w:val="left"/>
      <w:pPr>
        <w:ind w:left="1080" w:hanging="360"/>
      </w:pPr>
    </w:lvl>
    <w:lvl w:ilvl="2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3E3AA4CC">
      <w:start w:val="1"/>
      <w:numFmt w:val="decimal"/>
      <w:lvlText w:val="%4."/>
      <w:lvlJc w:val="left"/>
      <w:pPr>
        <w:ind w:left="2880" w:hanging="360"/>
      </w:pPr>
    </w:lvl>
    <w:lvl w:ilvl="4" w:tplc="B1E298BC" w:tentative="1">
      <w:start w:val="1"/>
      <w:numFmt w:val="lowerLetter"/>
      <w:lvlText w:val="%5."/>
      <w:lvlJc w:val="left"/>
      <w:pPr>
        <w:ind w:left="3600" w:hanging="360"/>
      </w:pPr>
    </w:lvl>
    <w:lvl w:ilvl="5" w:tplc="01E2AD70" w:tentative="1">
      <w:start w:val="1"/>
      <w:numFmt w:val="lowerRoman"/>
      <w:lvlText w:val="%6."/>
      <w:lvlJc w:val="right"/>
      <w:pPr>
        <w:ind w:left="4320" w:hanging="360"/>
      </w:pPr>
    </w:lvl>
    <w:lvl w:ilvl="6" w:tplc="0F521E36" w:tentative="1">
      <w:start w:val="1"/>
      <w:numFmt w:val="decimal"/>
      <w:lvlText w:val="%7."/>
      <w:lvlJc w:val="left"/>
      <w:pPr>
        <w:ind w:left="5040" w:hanging="360"/>
      </w:pPr>
    </w:lvl>
    <w:lvl w:ilvl="7" w:tplc="84E85934" w:tentative="1">
      <w:start w:val="1"/>
      <w:numFmt w:val="lowerLetter"/>
      <w:lvlText w:val="%8."/>
      <w:lvlJc w:val="left"/>
      <w:pPr>
        <w:ind w:left="5760" w:hanging="360"/>
      </w:pPr>
    </w:lvl>
    <w:lvl w:ilvl="8" w:tplc="7F88124E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3" w15:restartNumberingAfterBreak="0">
    <w:nsid w:val="2CC71697"/>
    <w:multiLevelType w:val="hybridMultilevel"/>
    <w:tmpl w:val="835E0E26"/>
    <w:lvl w:ilvl="0" w:tplc="162875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D4C262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1C667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A1498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91C93B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F44B4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1062A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E2AC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2E28D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2D3202F1"/>
    <w:multiLevelType w:val="hybridMultilevel"/>
    <w:tmpl w:val="0C58CD38"/>
    <w:lvl w:ilvl="0" w:tplc="7CF67C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698E4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BE440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D1C02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45889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C02FD7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DC284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2AE11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4521F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2DDF706D"/>
    <w:multiLevelType w:val="hybridMultilevel"/>
    <w:tmpl w:val="A3684E30"/>
    <w:lvl w:ilvl="0" w:tplc="ED162E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9347AA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41ECF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8F01A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F04DF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1464F4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12470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3B0D2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CEA08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 w15:restartNumberingAfterBreak="0">
    <w:nsid w:val="30710AD5"/>
    <w:multiLevelType w:val="hybridMultilevel"/>
    <w:tmpl w:val="7A3A7BDC"/>
    <w:lvl w:ilvl="0" w:tplc="141012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0963B4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61665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31C1B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FE09B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63028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318E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F5E45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5AED6A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32B3482C"/>
    <w:multiLevelType w:val="hybridMultilevel"/>
    <w:tmpl w:val="F75E7F46"/>
    <w:lvl w:ilvl="0" w:tplc="269EFB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FD2EB0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B78D1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BD6FE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BC37F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84036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D386D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35058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9DE25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350B1B68"/>
    <w:multiLevelType w:val="hybridMultilevel"/>
    <w:tmpl w:val="11122D66"/>
    <w:lvl w:ilvl="0" w:tplc="F9967A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302C6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DC86C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F6A4A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E7CBA0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9F066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E3499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1247E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2F2A6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362A3523"/>
    <w:multiLevelType w:val="hybridMultilevel"/>
    <w:tmpl w:val="81BA45B4"/>
    <w:lvl w:ilvl="0" w:tplc="5C50EAA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B07E5540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01AEDE5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2C9EF53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C5584ED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10E2058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8B7201E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8B42D0F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4926936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40" w15:restartNumberingAfterBreak="0">
    <w:nsid w:val="385D1381"/>
    <w:multiLevelType w:val="hybridMultilevel"/>
    <w:tmpl w:val="FE803A3E"/>
    <w:lvl w:ilvl="0" w:tplc="C2DE5E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B8B78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29407F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D7E231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1365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A8CA6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A9C83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95C19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1765C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39A12169"/>
    <w:multiLevelType w:val="hybridMultilevel"/>
    <w:tmpl w:val="E272E282"/>
    <w:lvl w:ilvl="0" w:tplc="55C87372">
      <w:start w:val="1"/>
      <w:numFmt w:val="decimal"/>
      <w:lvlText w:val="%1."/>
      <w:lvlJc w:val="left"/>
      <w:pPr>
        <w:ind w:left="720" w:hanging="360"/>
      </w:pPr>
    </w:lvl>
    <w:lvl w:ilvl="1" w:tplc="4E7AFFAA">
      <w:start w:val="1"/>
      <w:numFmt w:val="lowerLetter"/>
      <w:lvlText w:val="%2."/>
      <w:lvlJc w:val="left"/>
      <w:pPr>
        <w:ind w:left="1440" w:hanging="360"/>
      </w:pPr>
    </w:lvl>
    <w:lvl w:ilvl="2" w:tplc="B2D4E40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C5CCC118" w:tentative="1">
      <w:start w:val="1"/>
      <w:numFmt w:val="decimal"/>
      <w:lvlText w:val="%4."/>
      <w:lvlJc w:val="left"/>
      <w:pPr>
        <w:ind w:left="2880" w:hanging="360"/>
      </w:pPr>
    </w:lvl>
    <w:lvl w:ilvl="4" w:tplc="54769E9A" w:tentative="1">
      <w:start w:val="1"/>
      <w:numFmt w:val="lowerLetter"/>
      <w:lvlText w:val="%5."/>
      <w:lvlJc w:val="left"/>
      <w:pPr>
        <w:ind w:left="3600" w:hanging="360"/>
      </w:pPr>
    </w:lvl>
    <w:lvl w:ilvl="5" w:tplc="009A7786" w:tentative="1">
      <w:start w:val="1"/>
      <w:numFmt w:val="lowerRoman"/>
      <w:lvlText w:val="%6."/>
      <w:lvlJc w:val="right"/>
      <w:pPr>
        <w:ind w:left="4320" w:hanging="360"/>
      </w:pPr>
    </w:lvl>
    <w:lvl w:ilvl="6" w:tplc="E3EA0906" w:tentative="1">
      <w:start w:val="1"/>
      <w:numFmt w:val="decimal"/>
      <w:lvlText w:val="%7."/>
      <w:lvlJc w:val="left"/>
      <w:pPr>
        <w:ind w:left="5040" w:hanging="360"/>
      </w:pPr>
    </w:lvl>
    <w:lvl w:ilvl="7" w:tplc="8EA274AC" w:tentative="1">
      <w:start w:val="1"/>
      <w:numFmt w:val="lowerLetter"/>
      <w:lvlText w:val="%8."/>
      <w:lvlJc w:val="left"/>
      <w:pPr>
        <w:ind w:left="5760" w:hanging="360"/>
      </w:pPr>
    </w:lvl>
    <w:lvl w:ilvl="8" w:tplc="5B06722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42" w15:restartNumberingAfterBreak="0">
    <w:nsid w:val="3DAF2A64"/>
    <w:multiLevelType w:val="hybridMultilevel"/>
    <w:tmpl w:val="DD466604"/>
    <w:lvl w:ilvl="0" w:tplc="33BC1C1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EFB489B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D9DA3DF8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A606B38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FAF42FA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DDC2E65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E2300E2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7E7845A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6460573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43" w15:restartNumberingAfterBreak="0">
    <w:nsid w:val="3DCE57AB"/>
    <w:multiLevelType w:val="hybridMultilevel"/>
    <w:tmpl w:val="1ACC8558"/>
    <w:lvl w:ilvl="0" w:tplc="FE187D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AE411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D2CD7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9C025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5DA93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C660A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4945D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2F072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7EED7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4" w15:restartNumberingAfterBreak="0">
    <w:nsid w:val="3F5C7C09"/>
    <w:multiLevelType w:val="hybridMultilevel"/>
    <w:tmpl w:val="90021778"/>
    <w:lvl w:ilvl="0" w:tplc="AF8AD5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10953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3321D3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50408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8680F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A98B1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31255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684C5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B6682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3FD75492"/>
    <w:multiLevelType w:val="hybridMultilevel"/>
    <w:tmpl w:val="4896F6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FFF48C7"/>
    <w:multiLevelType w:val="hybridMultilevel"/>
    <w:tmpl w:val="9E3294A8"/>
    <w:lvl w:ilvl="0" w:tplc="9BA699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678CF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2247E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16E73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A9C46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DD6AA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128EE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4C64D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DB23B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7" w15:restartNumberingAfterBreak="0">
    <w:nsid w:val="40E37534"/>
    <w:multiLevelType w:val="hybridMultilevel"/>
    <w:tmpl w:val="434C0D24"/>
    <w:lvl w:ilvl="0" w:tplc="66960F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B16DC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2F44E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5A0F4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B3A0C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9F27B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90424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F2A1F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F9022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415B7C31"/>
    <w:multiLevelType w:val="hybridMultilevel"/>
    <w:tmpl w:val="5110582E"/>
    <w:lvl w:ilvl="0" w:tplc="52D896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7FAD08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FE4EB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162A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2F487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5E86A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39CEA8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D9C68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38AD8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9" w15:restartNumberingAfterBreak="0">
    <w:nsid w:val="42F85FD7"/>
    <w:multiLevelType w:val="hybridMultilevel"/>
    <w:tmpl w:val="02C8328C"/>
    <w:lvl w:ilvl="0" w:tplc="8BCEE9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652572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9B8DF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13087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A5845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4C850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9963A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6EE05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9CE18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44732D51"/>
    <w:multiLevelType w:val="hybridMultilevel"/>
    <w:tmpl w:val="6A641B14"/>
    <w:lvl w:ilvl="0" w:tplc="4BD0DC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858044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04E17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44035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0140C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A14B5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7C031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236F4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BA297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1" w15:restartNumberingAfterBreak="0">
    <w:nsid w:val="46FD09F9"/>
    <w:multiLevelType w:val="hybridMultilevel"/>
    <w:tmpl w:val="6F06A5B0"/>
    <w:lvl w:ilvl="0" w:tplc="FE464DD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3664004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D37E0CB8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43A8F66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CC7662E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DD102A0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B19404C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FC1A0CE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1DFCAB9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52" w15:restartNumberingAfterBreak="0">
    <w:nsid w:val="478B6C26"/>
    <w:multiLevelType w:val="hybridMultilevel"/>
    <w:tmpl w:val="72CC6B00"/>
    <w:lvl w:ilvl="0" w:tplc="63204CF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E2768884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C4EC4300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B9AC9E7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E05CCC1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3F66BC9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6C14B15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7096B10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1794E05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53" w15:restartNumberingAfterBreak="0">
    <w:nsid w:val="485532EE"/>
    <w:multiLevelType w:val="hybridMultilevel"/>
    <w:tmpl w:val="0E20314E"/>
    <w:lvl w:ilvl="0" w:tplc="DAB01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FDC50F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EA23C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3E682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1F29C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152E2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43C88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ED247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21C85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4D794E8D"/>
    <w:multiLevelType w:val="hybridMultilevel"/>
    <w:tmpl w:val="7E46A304"/>
    <w:lvl w:ilvl="0" w:tplc="5CBC09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B7475C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7AE6D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C6AA7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BC853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E4086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AB2D4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CA842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C3821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4F52478E"/>
    <w:multiLevelType w:val="hybridMultilevel"/>
    <w:tmpl w:val="B30AF4C8"/>
    <w:lvl w:ilvl="0" w:tplc="5A96BA30">
      <w:start w:val="1"/>
      <w:numFmt w:val="decimal"/>
      <w:lvlText w:val="%1."/>
      <w:lvlJc w:val="left"/>
      <w:pPr>
        <w:ind w:left="420" w:hanging="360"/>
      </w:pPr>
    </w:lvl>
    <w:lvl w:ilvl="1" w:tplc="6BB2F656">
      <w:start w:val="1"/>
      <w:numFmt w:val="bullet"/>
      <w:lvlText w:val=""/>
      <w:lvlJc w:val="left"/>
      <w:pPr>
        <w:ind w:left="1140" w:hanging="360"/>
      </w:pPr>
      <w:rPr>
        <w:rFonts w:ascii="Symbol" w:hAnsi="Symbol"/>
      </w:rPr>
    </w:lvl>
    <w:lvl w:ilvl="2" w:tplc="DBF60C18" w:tentative="1">
      <w:start w:val="1"/>
      <w:numFmt w:val="lowerRoman"/>
      <w:lvlText w:val="%3."/>
      <w:lvlJc w:val="right"/>
      <w:pPr>
        <w:ind w:left="1860" w:hanging="360"/>
      </w:pPr>
    </w:lvl>
    <w:lvl w:ilvl="3" w:tplc="78EA4A7C" w:tentative="1">
      <w:start w:val="1"/>
      <w:numFmt w:val="decimal"/>
      <w:lvlText w:val="%4."/>
      <w:lvlJc w:val="left"/>
      <w:pPr>
        <w:ind w:left="2580" w:hanging="360"/>
      </w:pPr>
    </w:lvl>
    <w:lvl w:ilvl="4" w:tplc="DEDE96DE" w:tentative="1">
      <w:start w:val="1"/>
      <w:numFmt w:val="lowerLetter"/>
      <w:lvlText w:val="%5."/>
      <w:lvlJc w:val="left"/>
      <w:pPr>
        <w:ind w:left="3300" w:hanging="360"/>
      </w:pPr>
    </w:lvl>
    <w:lvl w:ilvl="5" w:tplc="43487CB2" w:tentative="1">
      <w:start w:val="1"/>
      <w:numFmt w:val="lowerRoman"/>
      <w:lvlText w:val="%6."/>
      <w:lvlJc w:val="right"/>
      <w:pPr>
        <w:ind w:left="4020" w:hanging="360"/>
      </w:pPr>
    </w:lvl>
    <w:lvl w:ilvl="6" w:tplc="2A3E09FE" w:tentative="1">
      <w:start w:val="1"/>
      <w:numFmt w:val="decimal"/>
      <w:lvlText w:val="%7."/>
      <w:lvlJc w:val="left"/>
      <w:pPr>
        <w:ind w:left="4740" w:hanging="360"/>
      </w:pPr>
    </w:lvl>
    <w:lvl w:ilvl="7" w:tplc="C54A61C2" w:tentative="1">
      <w:start w:val="1"/>
      <w:numFmt w:val="lowerLetter"/>
      <w:lvlText w:val="%8."/>
      <w:lvlJc w:val="left"/>
      <w:pPr>
        <w:ind w:left="5460" w:hanging="360"/>
      </w:pPr>
    </w:lvl>
    <w:lvl w:ilvl="8" w:tplc="ECC6EED6" w:tentative="1">
      <w:start w:val="1"/>
      <w:numFmt w:val="lowerRoman"/>
      <w:lvlText w:val="%9."/>
      <w:lvlJc w:val="right"/>
      <w:pPr>
        <w:ind w:left="6180" w:hanging="360"/>
      </w:pPr>
    </w:lvl>
  </w:abstractNum>
  <w:abstractNum w:abstractNumId="56" w15:restartNumberingAfterBreak="0">
    <w:nsid w:val="5031314D"/>
    <w:multiLevelType w:val="hybridMultilevel"/>
    <w:tmpl w:val="1E342016"/>
    <w:lvl w:ilvl="0" w:tplc="66B463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A1CE3D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89CEFC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C5094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74439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264CD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6E89E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7E834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57483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7" w15:restartNumberingAfterBreak="0">
    <w:nsid w:val="50905FEA"/>
    <w:multiLevelType w:val="hybridMultilevel"/>
    <w:tmpl w:val="D7FA5048"/>
    <w:lvl w:ilvl="0" w:tplc="6DE0C8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36091A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060727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9A865E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5683B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35402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5B87D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BDE79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19CDD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8" w15:restartNumberingAfterBreak="0">
    <w:nsid w:val="51875EAA"/>
    <w:multiLevelType w:val="hybridMultilevel"/>
    <w:tmpl w:val="BE5A3780"/>
    <w:lvl w:ilvl="0" w:tplc="B59CA3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A185F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0B088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62837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A7E2A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A1469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22C3C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31651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F22F67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9" w15:restartNumberingAfterBreak="0">
    <w:nsid w:val="53D25918"/>
    <w:multiLevelType w:val="hybridMultilevel"/>
    <w:tmpl w:val="706A1C6A"/>
    <w:lvl w:ilvl="0" w:tplc="7D6AB7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F88CF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C44DD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CBA36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5FE0A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5EC5F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F0EE2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EF2BD4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758CD8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0" w15:restartNumberingAfterBreak="0">
    <w:nsid w:val="57731510"/>
    <w:multiLevelType w:val="hybridMultilevel"/>
    <w:tmpl w:val="552CD9AE"/>
    <w:lvl w:ilvl="0" w:tplc="752818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C8AFD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C34AA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F5638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45CC9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F226B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980D0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56E42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B607BF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1" w15:restartNumberingAfterBreak="0">
    <w:nsid w:val="57FF14D9"/>
    <w:multiLevelType w:val="hybridMultilevel"/>
    <w:tmpl w:val="DED4150C"/>
    <w:lvl w:ilvl="0" w:tplc="BF98B1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A34283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218137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324F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050F8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3CC36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CACD6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7281C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73287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2" w15:restartNumberingAfterBreak="0">
    <w:nsid w:val="586328F1"/>
    <w:multiLevelType w:val="hybridMultilevel"/>
    <w:tmpl w:val="9E7A4774"/>
    <w:lvl w:ilvl="0" w:tplc="AC8C0C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281E6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568C8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A7821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2C0AA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F460D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E416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1C65A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6B207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598470AA"/>
    <w:multiLevelType w:val="hybridMultilevel"/>
    <w:tmpl w:val="0E2CE95E"/>
    <w:lvl w:ilvl="0" w:tplc="4A04CBE0">
      <w:start w:val="1"/>
      <w:numFmt w:val="decimal"/>
      <w:lvlText w:val="%1."/>
      <w:lvlJc w:val="left"/>
      <w:pPr>
        <w:ind w:left="360" w:hanging="360"/>
      </w:pPr>
    </w:lvl>
    <w:lvl w:ilvl="1" w:tplc="F0EADDEC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26DADD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8DC2A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BC898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992F8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BBE07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4262D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2DC39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4" w15:restartNumberingAfterBreak="0">
    <w:nsid w:val="59AF5043"/>
    <w:multiLevelType w:val="hybridMultilevel"/>
    <w:tmpl w:val="AFCCB0CA"/>
    <w:lvl w:ilvl="0" w:tplc="CAFE1E42">
      <w:start w:val="1"/>
      <w:numFmt w:val="decimal"/>
      <w:lvlText w:val="%1."/>
      <w:lvlJc w:val="left"/>
      <w:pPr>
        <w:ind w:left="720" w:hanging="360"/>
      </w:pPr>
    </w:lvl>
    <w:lvl w:ilvl="1" w:tplc="202A58CC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1C7E9086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CF162DA0">
      <w:start w:val="1"/>
      <w:numFmt w:val="decimal"/>
      <w:lvlText w:val="%4."/>
      <w:lvlJc w:val="left"/>
      <w:pPr>
        <w:ind w:left="2880" w:hanging="360"/>
      </w:pPr>
    </w:lvl>
    <w:lvl w:ilvl="4" w:tplc="A50E8988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plc="938E397E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 w:tplc="0D7A65DE" w:tentative="1">
      <w:start w:val="1"/>
      <w:numFmt w:val="decimal"/>
      <w:lvlText w:val="%7."/>
      <w:lvlJc w:val="left"/>
      <w:pPr>
        <w:ind w:left="5040" w:hanging="360"/>
      </w:pPr>
    </w:lvl>
    <w:lvl w:ilvl="7" w:tplc="56ECF63A" w:tentative="1">
      <w:start w:val="1"/>
      <w:numFmt w:val="lowerLetter"/>
      <w:lvlText w:val="%8."/>
      <w:lvlJc w:val="left"/>
      <w:pPr>
        <w:ind w:left="5760" w:hanging="360"/>
      </w:pPr>
    </w:lvl>
    <w:lvl w:ilvl="8" w:tplc="DA4E744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5" w15:restartNumberingAfterBreak="0">
    <w:nsid w:val="59B70AEF"/>
    <w:multiLevelType w:val="hybridMultilevel"/>
    <w:tmpl w:val="39920346"/>
    <w:lvl w:ilvl="0" w:tplc="DD9669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423A2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A64950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2103B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59E68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6A008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60AB4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08C1C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17C2F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6" w15:restartNumberingAfterBreak="0">
    <w:nsid w:val="59DE70BD"/>
    <w:multiLevelType w:val="hybridMultilevel"/>
    <w:tmpl w:val="BCD612B2"/>
    <w:lvl w:ilvl="0" w:tplc="A8043AD2">
      <w:start w:val="1"/>
      <w:numFmt w:val="decimal"/>
      <w:lvlText w:val="%1."/>
      <w:lvlJc w:val="left"/>
      <w:pPr>
        <w:ind w:left="720" w:hanging="360"/>
      </w:pPr>
    </w:lvl>
    <w:lvl w:ilvl="1" w:tplc="116CE262" w:tentative="1">
      <w:start w:val="1"/>
      <w:numFmt w:val="lowerLetter"/>
      <w:lvlText w:val="%2."/>
      <w:lvlJc w:val="left"/>
      <w:pPr>
        <w:ind w:left="1440" w:hanging="360"/>
      </w:pPr>
    </w:lvl>
    <w:lvl w:ilvl="2" w:tplc="58FACF9E" w:tentative="1">
      <w:start w:val="1"/>
      <w:numFmt w:val="lowerRoman"/>
      <w:lvlText w:val="%3."/>
      <w:lvlJc w:val="right"/>
      <w:pPr>
        <w:ind w:left="2160" w:hanging="360"/>
      </w:pPr>
    </w:lvl>
    <w:lvl w:ilvl="3" w:tplc="5622BBC8" w:tentative="1">
      <w:start w:val="1"/>
      <w:numFmt w:val="decimal"/>
      <w:lvlText w:val="%4."/>
      <w:lvlJc w:val="left"/>
      <w:pPr>
        <w:ind w:left="2880" w:hanging="360"/>
      </w:pPr>
    </w:lvl>
    <w:lvl w:ilvl="4" w:tplc="65F843BC" w:tentative="1">
      <w:start w:val="1"/>
      <w:numFmt w:val="lowerLetter"/>
      <w:lvlText w:val="%5."/>
      <w:lvlJc w:val="left"/>
      <w:pPr>
        <w:ind w:left="3600" w:hanging="360"/>
      </w:pPr>
    </w:lvl>
    <w:lvl w:ilvl="5" w:tplc="DDEC6908" w:tentative="1">
      <w:start w:val="1"/>
      <w:numFmt w:val="lowerRoman"/>
      <w:lvlText w:val="%6."/>
      <w:lvlJc w:val="right"/>
      <w:pPr>
        <w:ind w:left="4320" w:hanging="360"/>
      </w:pPr>
    </w:lvl>
    <w:lvl w:ilvl="6" w:tplc="B8A8818A" w:tentative="1">
      <w:start w:val="1"/>
      <w:numFmt w:val="decimal"/>
      <w:lvlText w:val="%7."/>
      <w:lvlJc w:val="left"/>
      <w:pPr>
        <w:ind w:left="5040" w:hanging="360"/>
      </w:pPr>
    </w:lvl>
    <w:lvl w:ilvl="7" w:tplc="ED00B566" w:tentative="1">
      <w:start w:val="1"/>
      <w:numFmt w:val="lowerLetter"/>
      <w:lvlText w:val="%8."/>
      <w:lvlJc w:val="left"/>
      <w:pPr>
        <w:ind w:left="5760" w:hanging="360"/>
      </w:pPr>
    </w:lvl>
    <w:lvl w:ilvl="8" w:tplc="7C7066D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7" w15:restartNumberingAfterBreak="0">
    <w:nsid w:val="5E703C60"/>
    <w:multiLevelType w:val="hybridMultilevel"/>
    <w:tmpl w:val="DABA8FDE"/>
    <w:lvl w:ilvl="0" w:tplc="D7F098F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B0B498EA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ED1E351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73D4E8C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65A6214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1E8C640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0C8489B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B1349BB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F7040A7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68" w15:restartNumberingAfterBreak="0">
    <w:nsid w:val="5EC62E2C"/>
    <w:multiLevelType w:val="hybridMultilevel"/>
    <w:tmpl w:val="222EA896"/>
    <w:lvl w:ilvl="0" w:tplc="EF9CB2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A96F0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97632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07816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DBE5D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6C273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1320C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9FE84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C900C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9" w15:restartNumberingAfterBreak="0">
    <w:nsid w:val="5FF80410"/>
    <w:multiLevelType w:val="hybridMultilevel"/>
    <w:tmpl w:val="F8EAED54"/>
    <w:lvl w:ilvl="0" w:tplc="71E6F90C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 w:tplc="FCC25FDC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2" w:tplc="0B061EA8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 w:tplc="9B48898C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 w:tplc="52D8BE40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/>
      </w:rPr>
    </w:lvl>
    <w:lvl w:ilvl="5" w:tplc="4E42A66A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 w:tplc="C8F85334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 w:tplc="596E47DC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/>
      </w:rPr>
    </w:lvl>
    <w:lvl w:ilvl="8" w:tplc="36EA406E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70" w15:restartNumberingAfterBreak="0">
    <w:nsid w:val="61595884"/>
    <w:multiLevelType w:val="hybridMultilevel"/>
    <w:tmpl w:val="30BC2062"/>
    <w:lvl w:ilvl="0" w:tplc="B1AA5B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3C67A2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AC873A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98E6D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BAE83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A624E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62641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580E0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72C5B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1" w15:restartNumberingAfterBreak="0">
    <w:nsid w:val="615E224A"/>
    <w:multiLevelType w:val="hybridMultilevel"/>
    <w:tmpl w:val="4ADC61F8"/>
    <w:lvl w:ilvl="0" w:tplc="C92645D6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6EE858DA" w:tentative="1">
      <w:start w:val="1"/>
      <w:numFmt w:val="lowerLetter"/>
      <w:lvlText w:val="%2."/>
      <w:lvlJc w:val="left"/>
      <w:pPr>
        <w:ind w:left="1440" w:hanging="360"/>
      </w:pPr>
    </w:lvl>
    <w:lvl w:ilvl="2" w:tplc="2068B8E2" w:tentative="1">
      <w:start w:val="1"/>
      <w:numFmt w:val="lowerRoman"/>
      <w:lvlText w:val="%3."/>
      <w:lvlJc w:val="right"/>
      <w:pPr>
        <w:ind w:left="2160" w:hanging="360"/>
      </w:pPr>
    </w:lvl>
    <w:lvl w:ilvl="3" w:tplc="5EFC88D0" w:tentative="1">
      <w:start w:val="1"/>
      <w:numFmt w:val="decimal"/>
      <w:lvlText w:val="%4."/>
      <w:lvlJc w:val="left"/>
      <w:pPr>
        <w:ind w:left="2880" w:hanging="360"/>
      </w:pPr>
    </w:lvl>
    <w:lvl w:ilvl="4" w:tplc="2D509F34" w:tentative="1">
      <w:start w:val="1"/>
      <w:numFmt w:val="lowerLetter"/>
      <w:lvlText w:val="%5."/>
      <w:lvlJc w:val="left"/>
      <w:pPr>
        <w:ind w:left="3600" w:hanging="360"/>
      </w:pPr>
    </w:lvl>
    <w:lvl w:ilvl="5" w:tplc="2310773E" w:tentative="1">
      <w:start w:val="1"/>
      <w:numFmt w:val="lowerRoman"/>
      <w:lvlText w:val="%6."/>
      <w:lvlJc w:val="right"/>
      <w:pPr>
        <w:ind w:left="4320" w:hanging="360"/>
      </w:pPr>
    </w:lvl>
    <w:lvl w:ilvl="6" w:tplc="0AEA3210" w:tentative="1">
      <w:start w:val="1"/>
      <w:numFmt w:val="decimal"/>
      <w:lvlText w:val="%7."/>
      <w:lvlJc w:val="left"/>
      <w:pPr>
        <w:ind w:left="5040" w:hanging="360"/>
      </w:pPr>
    </w:lvl>
    <w:lvl w:ilvl="7" w:tplc="E9FCFB40" w:tentative="1">
      <w:start w:val="1"/>
      <w:numFmt w:val="lowerLetter"/>
      <w:lvlText w:val="%8."/>
      <w:lvlJc w:val="left"/>
      <w:pPr>
        <w:ind w:left="5760" w:hanging="360"/>
      </w:pPr>
    </w:lvl>
    <w:lvl w:ilvl="8" w:tplc="47DC547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72" w15:restartNumberingAfterBreak="0">
    <w:nsid w:val="61AC618A"/>
    <w:multiLevelType w:val="hybridMultilevel"/>
    <w:tmpl w:val="58C85854"/>
    <w:lvl w:ilvl="0" w:tplc="0AA0D9B8">
      <w:start w:val="1"/>
      <w:numFmt w:val="decimal"/>
      <w:lvlText w:val="%1."/>
      <w:lvlJc w:val="left"/>
      <w:pPr>
        <w:ind w:left="720" w:hanging="360"/>
      </w:pPr>
    </w:lvl>
    <w:lvl w:ilvl="1" w:tplc="E4ECB75C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C9A66282">
      <w:start w:val="1"/>
      <w:numFmt w:val="lowerRoman"/>
      <w:lvlText w:val="%3."/>
      <w:lvlJc w:val="right"/>
      <w:pPr>
        <w:ind w:left="2160" w:hanging="360"/>
      </w:pPr>
    </w:lvl>
    <w:lvl w:ilvl="3" w:tplc="7BDE9246" w:tentative="1">
      <w:start w:val="1"/>
      <w:numFmt w:val="decimal"/>
      <w:lvlText w:val="%4."/>
      <w:lvlJc w:val="left"/>
      <w:pPr>
        <w:ind w:left="2880" w:hanging="360"/>
      </w:pPr>
    </w:lvl>
    <w:lvl w:ilvl="4" w:tplc="02C6DC60" w:tentative="1">
      <w:start w:val="1"/>
      <w:numFmt w:val="lowerLetter"/>
      <w:lvlText w:val="%5."/>
      <w:lvlJc w:val="left"/>
      <w:pPr>
        <w:ind w:left="3600" w:hanging="360"/>
      </w:pPr>
    </w:lvl>
    <w:lvl w:ilvl="5" w:tplc="05025874" w:tentative="1">
      <w:start w:val="1"/>
      <w:numFmt w:val="lowerRoman"/>
      <w:lvlText w:val="%6."/>
      <w:lvlJc w:val="right"/>
      <w:pPr>
        <w:ind w:left="4320" w:hanging="360"/>
      </w:pPr>
    </w:lvl>
    <w:lvl w:ilvl="6" w:tplc="C5644052" w:tentative="1">
      <w:start w:val="1"/>
      <w:numFmt w:val="decimal"/>
      <w:lvlText w:val="%7."/>
      <w:lvlJc w:val="left"/>
      <w:pPr>
        <w:ind w:left="5040" w:hanging="360"/>
      </w:pPr>
    </w:lvl>
    <w:lvl w:ilvl="7" w:tplc="EBC6A01E" w:tentative="1">
      <w:start w:val="1"/>
      <w:numFmt w:val="lowerLetter"/>
      <w:lvlText w:val="%8."/>
      <w:lvlJc w:val="left"/>
      <w:pPr>
        <w:ind w:left="5760" w:hanging="360"/>
      </w:pPr>
    </w:lvl>
    <w:lvl w:ilvl="8" w:tplc="262CDB4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73" w15:restartNumberingAfterBreak="0">
    <w:nsid w:val="63086AFE"/>
    <w:multiLevelType w:val="hybridMultilevel"/>
    <w:tmpl w:val="AA6ED7EA"/>
    <w:lvl w:ilvl="0" w:tplc="DEFE7A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C94016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2E8B2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46EE6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A3449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63629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CBE62A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54895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AFE8F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4" w15:restartNumberingAfterBreak="0">
    <w:nsid w:val="64502EFB"/>
    <w:multiLevelType w:val="hybridMultilevel"/>
    <w:tmpl w:val="368A9EE8"/>
    <w:lvl w:ilvl="0" w:tplc="D0FAC7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F6C69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3F0FC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A1422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C622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94A11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8CA2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BB07E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FA4F6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5" w15:restartNumberingAfterBreak="0">
    <w:nsid w:val="65FB180F"/>
    <w:multiLevelType w:val="hybridMultilevel"/>
    <w:tmpl w:val="5C3E421A"/>
    <w:lvl w:ilvl="0" w:tplc="66425C6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5BA09254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3874169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C0B0B786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0A0A600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652EF0B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9014C81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2526A2F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D7683F1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76" w15:restartNumberingAfterBreak="0">
    <w:nsid w:val="67C8332E"/>
    <w:multiLevelType w:val="hybridMultilevel"/>
    <w:tmpl w:val="43A47516"/>
    <w:lvl w:ilvl="0" w:tplc="6C268B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99654F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33E9E4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E0CB85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01A38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B5A75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4F0168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A006C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D186B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7" w15:restartNumberingAfterBreak="0">
    <w:nsid w:val="68584489"/>
    <w:multiLevelType w:val="hybridMultilevel"/>
    <w:tmpl w:val="04BE3174"/>
    <w:lvl w:ilvl="0" w:tplc="B54E0DF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CE1A751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D6A879A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A484CC3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C38A3B1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2E2832E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0CD8F71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AE6AABF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CE14532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78" w15:restartNumberingAfterBreak="0">
    <w:nsid w:val="6A7609D6"/>
    <w:multiLevelType w:val="hybridMultilevel"/>
    <w:tmpl w:val="EAEE5B12"/>
    <w:lvl w:ilvl="0" w:tplc="1B6A30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4063A9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DFEC3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A2C6C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744ED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D72DA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DC6DC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CBCC1E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B56AE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9" w15:restartNumberingAfterBreak="0">
    <w:nsid w:val="6C3A48BA"/>
    <w:multiLevelType w:val="hybridMultilevel"/>
    <w:tmpl w:val="8D50A61A"/>
    <w:lvl w:ilvl="0" w:tplc="DCD2F3A2">
      <w:start w:val="1"/>
      <w:numFmt w:val="upperLetter"/>
      <w:lvlText w:val="%1."/>
      <w:lvlJc w:val="left"/>
      <w:pPr>
        <w:ind w:left="360" w:hanging="360"/>
      </w:pPr>
    </w:lvl>
    <w:lvl w:ilvl="1" w:tplc="4D9CAA5E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593A937A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509496BE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761EE982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plc="BB66C5D8" w:tentative="1">
      <w:start w:val="1"/>
      <w:numFmt w:val="lowerRoman"/>
      <w:lvlText w:val="%6."/>
      <w:lvlJc w:val="right"/>
      <w:pPr>
        <w:ind w:left="5040" w:hanging="360"/>
      </w:pPr>
    </w:lvl>
    <w:lvl w:ilvl="6" w:tplc="6400E152" w:tentative="1">
      <w:start w:val="1"/>
      <w:numFmt w:val="decimal"/>
      <w:lvlText w:val="%7."/>
      <w:lvlJc w:val="left"/>
      <w:pPr>
        <w:ind w:left="5760" w:hanging="360"/>
      </w:pPr>
    </w:lvl>
    <w:lvl w:ilvl="7" w:tplc="A43C3CFE" w:tentative="1">
      <w:start w:val="1"/>
      <w:numFmt w:val="lowerLetter"/>
      <w:lvlText w:val="%8."/>
      <w:lvlJc w:val="left"/>
      <w:pPr>
        <w:ind w:left="6480" w:hanging="360"/>
      </w:pPr>
    </w:lvl>
    <w:lvl w:ilvl="8" w:tplc="301E5CB0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80" w15:restartNumberingAfterBreak="0">
    <w:nsid w:val="6D936427"/>
    <w:multiLevelType w:val="hybridMultilevel"/>
    <w:tmpl w:val="1040BDC2"/>
    <w:lvl w:ilvl="0" w:tplc="2AC898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7584B3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6D0AC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0CCB6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49054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1D297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C92C6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05695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8CA790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1" w15:restartNumberingAfterBreak="0">
    <w:nsid w:val="6DB867CE"/>
    <w:multiLevelType w:val="hybridMultilevel"/>
    <w:tmpl w:val="39143EA8"/>
    <w:lvl w:ilvl="0" w:tplc="0C8827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C1651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D40FB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F682A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EBEA1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268D9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F0B0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168BB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2246F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2" w15:restartNumberingAfterBreak="0">
    <w:nsid w:val="6E0E6BA1"/>
    <w:multiLevelType w:val="hybridMultilevel"/>
    <w:tmpl w:val="965CCB32"/>
    <w:lvl w:ilvl="0" w:tplc="D4DA5D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C5EC7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C0C49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F1E9F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F1C79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754B1A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742A2F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278756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962FA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3" w15:restartNumberingAfterBreak="0">
    <w:nsid w:val="6E186DCC"/>
    <w:multiLevelType w:val="hybridMultilevel"/>
    <w:tmpl w:val="0F0487C0"/>
    <w:lvl w:ilvl="0" w:tplc="3740F8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03871E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4A092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BAE63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E80F2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E1433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CC2E6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7468E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3765E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4" w15:restartNumberingAfterBreak="0">
    <w:nsid w:val="706D5135"/>
    <w:multiLevelType w:val="hybridMultilevel"/>
    <w:tmpl w:val="39189B38"/>
    <w:lvl w:ilvl="0" w:tplc="422E58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B8AC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09693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E84D0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5B21D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CDACC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CF858F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690CB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0FE7F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5" w15:restartNumberingAfterBreak="0">
    <w:nsid w:val="717E30EE"/>
    <w:multiLevelType w:val="hybridMultilevel"/>
    <w:tmpl w:val="92486D48"/>
    <w:lvl w:ilvl="0" w:tplc="F9D275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ECAD03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64EDA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D704D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5AAFC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E4ED3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C14CF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0B087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9F688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6" w15:restartNumberingAfterBreak="0">
    <w:nsid w:val="74566102"/>
    <w:multiLevelType w:val="hybridMultilevel"/>
    <w:tmpl w:val="9F561BEA"/>
    <w:lvl w:ilvl="0" w:tplc="299CBE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E64BC7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7588AD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12C7C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A124F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4247A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80EC0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F0845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3D467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7" w15:restartNumberingAfterBreak="0">
    <w:nsid w:val="74FC3F93"/>
    <w:multiLevelType w:val="hybridMultilevel"/>
    <w:tmpl w:val="576A0864"/>
    <w:lvl w:ilvl="0" w:tplc="435C6EC2">
      <w:start w:val="1"/>
      <w:numFmt w:val="decimal"/>
      <w:lvlText w:val="%1."/>
      <w:lvlJc w:val="left"/>
      <w:pPr>
        <w:ind w:left="720" w:hanging="360"/>
      </w:pPr>
    </w:lvl>
    <w:lvl w:ilvl="1" w:tplc="7E1C7C9C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F3D4D0C2" w:tentative="1">
      <w:start w:val="1"/>
      <w:numFmt w:val="lowerRoman"/>
      <w:lvlText w:val="%3."/>
      <w:lvlJc w:val="right"/>
      <w:pPr>
        <w:ind w:left="2160" w:hanging="360"/>
      </w:pPr>
    </w:lvl>
    <w:lvl w:ilvl="3" w:tplc="21A8B628" w:tentative="1">
      <w:start w:val="1"/>
      <w:numFmt w:val="decimal"/>
      <w:lvlText w:val="%4."/>
      <w:lvlJc w:val="left"/>
      <w:pPr>
        <w:ind w:left="2880" w:hanging="360"/>
      </w:pPr>
    </w:lvl>
    <w:lvl w:ilvl="4" w:tplc="B0088EE2" w:tentative="1">
      <w:start w:val="1"/>
      <w:numFmt w:val="lowerLetter"/>
      <w:lvlText w:val="%5."/>
      <w:lvlJc w:val="left"/>
      <w:pPr>
        <w:ind w:left="3600" w:hanging="360"/>
      </w:pPr>
    </w:lvl>
    <w:lvl w:ilvl="5" w:tplc="13D413D4" w:tentative="1">
      <w:start w:val="1"/>
      <w:numFmt w:val="lowerRoman"/>
      <w:lvlText w:val="%6."/>
      <w:lvlJc w:val="right"/>
      <w:pPr>
        <w:ind w:left="4320" w:hanging="360"/>
      </w:pPr>
    </w:lvl>
    <w:lvl w:ilvl="6" w:tplc="31BC7766" w:tentative="1">
      <w:start w:val="1"/>
      <w:numFmt w:val="decimal"/>
      <w:lvlText w:val="%7."/>
      <w:lvlJc w:val="left"/>
      <w:pPr>
        <w:ind w:left="5040" w:hanging="360"/>
      </w:pPr>
    </w:lvl>
    <w:lvl w:ilvl="7" w:tplc="10747D3C" w:tentative="1">
      <w:start w:val="1"/>
      <w:numFmt w:val="lowerLetter"/>
      <w:lvlText w:val="%8."/>
      <w:lvlJc w:val="left"/>
      <w:pPr>
        <w:ind w:left="5760" w:hanging="360"/>
      </w:pPr>
    </w:lvl>
    <w:lvl w:ilvl="8" w:tplc="00589FB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8" w15:restartNumberingAfterBreak="0">
    <w:nsid w:val="74FF2A2B"/>
    <w:multiLevelType w:val="hybridMultilevel"/>
    <w:tmpl w:val="D11E1AE8"/>
    <w:lvl w:ilvl="0" w:tplc="A3C43E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E3CDAD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07C99A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8147A2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1AE837C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282D0F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D04CD7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0086D56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C9A23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9" w15:restartNumberingAfterBreak="0">
    <w:nsid w:val="7505175F"/>
    <w:multiLevelType w:val="hybridMultilevel"/>
    <w:tmpl w:val="996EAE9C"/>
    <w:lvl w:ilvl="0" w:tplc="2C46C2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77090F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D82D2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39439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9203E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8FCB4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E948DF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2FC40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F8E2E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0" w15:restartNumberingAfterBreak="0">
    <w:nsid w:val="77443FC8"/>
    <w:multiLevelType w:val="hybridMultilevel"/>
    <w:tmpl w:val="59D0EFB6"/>
    <w:lvl w:ilvl="0" w:tplc="CD5E464E">
      <w:start w:val="1"/>
      <w:numFmt w:val="decimal"/>
      <w:lvlText w:val="%1."/>
      <w:lvlJc w:val="left"/>
      <w:pPr>
        <w:ind w:left="720" w:hanging="360"/>
      </w:pPr>
    </w:lvl>
    <w:lvl w:ilvl="1" w:tplc="6C7EA8A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57445302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FF868296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2020BE94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5" w:tplc="B246AAE0" w:tentative="1">
      <w:start w:val="1"/>
      <w:numFmt w:val="lowerRoman"/>
      <w:lvlText w:val="%6."/>
      <w:lvlJc w:val="right"/>
      <w:pPr>
        <w:ind w:left="4320" w:hanging="180"/>
      </w:pPr>
    </w:lvl>
    <w:lvl w:ilvl="6" w:tplc="04185FA8" w:tentative="1">
      <w:start w:val="1"/>
      <w:numFmt w:val="decimal"/>
      <w:lvlText w:val="%7."/>
      <w:lvlJc w:val="left"/>
      <w:pPr>
        <w:ind w:left="5040" w:hanging="360"/>
      </w:pPr>
    </w:lvl>
    <w:lvl w:ilvl="7" w:tplc="0A0260D2" w:tentative="1">
      <w:start w:val="1"/>
      <w:numFmt w:val="lowerLetter"/>
      <w:lvlText w:val="%8."/>
      <w:lvlJc w:val="left"/>
      <w:pPr>
        <w:ind w:left="5760" w:hanging="360"/>
      </w:pPr>
    </w:lvl>
    <w:lvl w:ilvl="8" w:tplc="F49EF28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9F637BF"/>
    <w:multiLevelType w:val="hybridMultilevel"/>
    <w:tmpl w:val="AB64AB68"/>
    <w:lvl w:ilvl="0" w:tplc="3CECA1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0ABDA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03EC0A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AAE39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2308F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7DAD1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54628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7AC77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8DA24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2" w15:restartNumberingAfterBreak="0">
    <w:nsid w:val="7A3644CD"/>
    <w:multiLevelType w:val="hybridMultilevel"/>
    <w:tmpl w:val="7042231A"/>
    <w:lvl w:ilvl="0" w:tplc="23223BCC">
      <w:start w:val="1"/>
      <w:numFmt w:val="decimal"/>
      <w:lvlText w:val="%1."/>
      <w:lvlJc w:val="left"/>
      <w:pPr>
        <w:ind w:left="720" w:hanging="360"/>
      </w:pPr>
    </w:lvl>
    <w:lvl w:ilvl="1" w:tplc="5D7602A8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557E2D1A" w:tentative="1">
      <w:start w:val="1"/>
      <w:numFmt w:val="lowerRoman"/>
      <w:lvlText w:val="%3."/>
      <w:lvlJc w:val="right"/>
      <w:pPr>
        <w:ind w:left="2160" w:hanging="360"/>
      </w:pPr>
    </w:lvl>
    <w:lvl w:ilvl="3" w:tplc="8FFE6A36" w:tentative="1">
      <w:start w:val="1"/>
      <w:numFmt w:val="decimal"/>
      <w:lvlText w:val="%4."/>
      <w:lvlJc w:val="left"/>
      <w:pPr>
        <w:ind w:left="2880" w:hanging="360"/>
      </w:pPr>
    </w:lvl>
    <w:lvl w:ilvl="4" w:tplc="3B84A11A" w:tentative="1">
      <w:start w:val="1"/>
      <w:numFmt w:val="lowerLetter"/>
      <w:lvlText w:val="%5."/>
      <w:lvlJc w:val="left"/>
      <w:pPr>
        <w:ind w:left="3600" w:hanging="360"/>
      </w:pPr>
    </w:lvl>
    <w:lvl w:ilvl="5" w:tplc="FB045066" w:tentative="1">
      <w:start w:val="1"/>
      <w:numFmt w:val="lowerRoman"/>
      <w:lvlText w:val="%6."/>
      <w:lvlJc w:val="right"/>
      <w:pPr>
        <w:ind w:left="4320" w:hanging="360"/>
      </w:pPr>
    </w:lvl>
    <w:lvl w:ilvl="6" w:tplc="EB5812BC" w:tentative="1">
      <w:start w:val="1"/>
      <w:numFmt w:val="decimal"/>
      <w:lvlText w:val="%7."/>
      <w:lvlJc w:val="left"/>
      <w:pPr>
        <w:ind w:left="5040" w:hanging="360"/>
      </w:pPr>
    </w:lvl>
    <w:lvl w:ilvl="7" w:tplc="1C0A0BB8" w:tentative="1">
      <w:start w:val="1"/>
      <w:numFmt w:val="lowerLetter"/>
      <w:lvlText w:val="%8."/>
      <w:lvlJc w:val="left"/>
      <w:pPr>
        <w:ind w:left="5760" w:hanging="360"/>
      </w:pPr>
    </w:lvl>
    <w:lvl w:ilvl="8" w:tplc="F20C75E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3" w15:restartNumberingAfterBreak="0">
    <w:nsid w:val="7B024F75"/>
    <w:multiLevelType w:val="hybridMultilevel"/>
    <w:tmpl w:val="FD94A216"/>
    <w:lvl w:ilvl="0" w:tplc="A482B4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7DA8C6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14AFE5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9449A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9CE881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65234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B0C9D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7F8D0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17C5F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4" w15:restartNumberingAfterBreak="0">
    <w:nsid w:val="7B67007C"/>
    <w:multiLevelType w:val="hybridMultilevel"/>
    <w:tmpl w:val="7B7CA2C8"/>
    <w:lvl w:ilvl="0" w:tplc="45E858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981A0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F9CA5F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6FCB0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E2841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DB47D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9C447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9AA86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57832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5" w15:restartNumberingAfterBreak="0">
    <w:nsid w:val="7B72208E"/>
    <w:multiLevelType w:val="hybridMultilevel"/>
    <w:tmpl w:val="5FE8B23C"/>
    <w:lvl w:ilvl="0" w:tplc="5CA6AA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17E85C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5E8D8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75269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CBC1B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5583F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7703A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E68EA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F24F7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6" w15:restartNumberingAfterBreak="0">
    <w:nsid w:val="7D2A00D6"/>
    <w:multiLevelType w:val="hybridMultilevel"/>
    <w:tmpl w:val="6B1206F2"/>
    <w:lvl w:ilvl="0" w:tplc="C79055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5E8BBC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FCE4E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8DE41D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B6839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DC084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3A22BC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76AA9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23A9D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7" w15:restartNumberingAfterBreak="0">
    <w:nsid w:val="7E9B51E6"/>
    <w:multiLevelType w:val="hybridMultilevel"/>
    <w:tmpl w:val="34D8C9E2"/>
    <w:lvl w:ilvl="0" w:tplc="7EE823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65C64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898F1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FF6B0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7F689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13069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17A2E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7A07F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1E0F6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8" w15:restartNumberingAfterBreak="0">
    <w:nsid w:val="7F8F73B5"/>
    <w:multiLevelType w:val="hybridMultilevel"/>
    <w:tmpl w:val="61FEBE56"/>
    <w:lvl w:ilvl="0" w:tplc="6EECC24C">
      <w:start w:val="1"/>
      <w:numFmt w:val="decimal"/>
      <w:lvlText w:val="%1."/>
      <w:lvlJc w:val="left"/>
      <w:pPr>
        <w:ind w:left="720" w:hanging="360"/>
      </w:pPr>
    </w:lvl>
    <w:lvl w:ilvl="1" w:tplc="5ED8FFF4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DF1EFDA6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8ADEFAEC" w:tentative="1">
      <w:start w:val="1"/>
      <w:numFmt w:val="decimal"/>
      <w:lvlText w:val="%4."/>
      <w:lvlJc w:val="left"/>
      <w:pPr>
        <w:ind w:left="2880" w:hanging="360"/>
      </w:pPr>
    </w:lvl>
    <w:lvl w:ilvl="4" w:tplc="C5E6A2B6" w:tentative="1">
      <w:start w:val="1"/>
      <w:numFmt w:val="lowerLetter"/>
      <w:lvlText w:val="%5."/>
      <w:lvlJc w:val="left"/>
      <w:pPr>
        <w:ind w:left="3600" w:hanging="360"/>
      </w:pPr>
    </w:lvl>
    <w:lvl w:ilvl="5" w:tplc="AE60334C" w:tentative="1">
      <w:start w:val="1"/>
      <w:numFmt w:val="lowerRoman"/>
      <w:lvlText w:val="%6."/>
      <w:lvlJc w:val="right"/>
      <w:pPr>
        <w:ind w:left="4320" w:hanging="360"/>
      </w:pPr>
    </w:lvl>
    <w:lvl w:ilvl="6" w:tplc="3B8E2676" w:tentative="1">
      <w:start w:val="1"/>
      <w:numFmt w:val="decimal"/>
      <w:lvlText w:val="%7."/>
      <w:lvlJc w:val="left"/>
      <w:pPr>
        <w:ind w:left="5040" w:hanging="360"/>
      </w:pPr>
    </w:lvl>
    <w:lvl w:ilvl="7" w:tplc="E63AF974" w:tentative="1">
      <w:start w:val="1"/>
      <w:numFmt w:val="lowerLetter"/>
      <w:lvlText w:val="%8."/>
      <w:lvlJc w:val="left"/>
      <w:pPr>
        <w:ind w:left="5760" w:hanging="360"/>
      </w:pPr>
    </w:lvl>
    <w:lvl w:ilvl="8" w:tplc="5A7A82BC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15"/>
  </w:num>
  <w:num w:numId="2">
    <w:abstractNumId w:val="47"/>
  </w:num>
  <w:num w:numId="3">
    <w:abstractNumId w:val="13"/>
  </w:num>
  <w:num w:numId="4">
    <w:abstractNumId w:val="86"/>
  </w:num>
  <w:num w:numId="5">
    <w:abstractNumId w:val="55"/>
  </w:num>
  <w:num w:numId="6">
    <w:abstractNumId w:val="7"/>
  </w:num>
  <w:num w:numId="7">
    <w:abstractNumId w:val="1"/>
  </w:num>
  <w:num w:numId="8">
    <w:abstractNumId w:val="30"/>
  </w:num>
  <w:num w:numId="9">
    <w:abstractNumId w:val="82"/>
  </w:num>
  <w:num w:numId="10">
    <w:abstractNumId w:val="19"/>
  </w:num>
  <w:num w:numId="11">
    <w:abstractNumId w:val="24"/>
  </w:num>
  <w:num w:numId="12">
    <w:abstractNumId w:val="22"/>
  </w:num>
  <w:num w:numId="13">
    <w:abstractNumId w:val="4"/>
  </w:num>
  <w:num w:numId="14">
    <w:abstractNumId w:val="75"/>
  </w:num>
  <w:num w:numId="15">
    <w:abstractNumId w:val="6"/>
  </w:num>
  <w:num w:numId="16">
    <w:abstractNumId w:val="28"/>
  </w:num>
  <w:num w:numId="17">
    <w:abstractNumId w:val="77"/>
  </w:num>
  <w:num w:numId="18">
    <w:abstractNumId w:val="52"/>
  </w:num>
  <w:num w:numId="19">
    <w:abstractNumId w:val="79"/>
  </w:num>
  <w:num w:numId="20">
    <w:abstractNumId w:val="31"/>
  </w:num>
  <w:num w:numId="21">
    <w:abstractNumId w:val="59"/>
  </w:num>
  <w:num w:numId="22">
    <w:abstractNumId w:val="46"/>
  </w:num>
  <w:num w:numId="23">
    <w:abstractNumId w:val="2"/>
  </w:num>
  <w:num w:numId="24">
    <w:abstractNumId w:val="67"/>
  </w:num>
  <w:num w:numId="25">
    <w:abstractNumId w:val="78"/>
  </w:num>
  <w:num w:numId="26">
    <w:abstractNumId w:val="66"/>
  </w:num>
  <w:num w:numId="27">
    <w:abstractNumId w:val="95"/>
  </w:num>
  <w:num w:numId="28">
    <w:abstractNumId w:val="89"/>
  </w:num>
  <w:num w:numId="29">
    <w:abstractNumId w:val="34"/>
  </w:num>
  <w:num w:numId="30">
    <w:abstractNumId w:val="72"/>
  </w:num>
  <w:num w:numId="31">
    <w:abstractNumId w:val="62"/>
  </w:num>
  <w:num w:numId="32">
    <w:abstractNumId w:val="39"/>
  </w:num>
  <w:num w:numId="33">
    <w:abstractNumId w:val="51"/>
  </w:num>
  <w:num w:numId="34">
    <w:abstractNumId w:val="42"/>
  </w:num>
  <w:num w:numId="35">
    <w:abstractNumId w:val="69"/>
  </w:num>
  <w:num w:numId="36">
    <w:abstractNumId w:val="14"/>
  </w:num>
  <w:num w:numId="37">
    <w:abstractNumId w:val="12"/>
  </w:num>
  <w:num w:numId="38">
    <w:abstractNumId w:val="70"/>
  </w:num>
  <w:num w:numId="39">
    <w:abstractNumId w:val="74"/>
  </w:num>
  <w:num w:numId="40">
    <w:abstractNumId w:val="57"/>
  </w:num>
  <w:num w:numId="41">
    <w:abstractNumId w:val="33"/>
  </w:num>
  <w:num w:numId="42">
    <w:abstractNumId w:val="96"/>
  </w:num>
  <w:num w:numId="43">
    <w:abstractNumId w:val="85"/>
  </w:num>
  <w:num w:numId="44">
    <w:abstractNumId w:val="27"/>
  </w:num>
  <w:num w:numId="45">
    <w:abstractNumId w:val="65"/>
  </w:num>
  <w:num w:numId="46">
    <w:abstractNumId w:val="9"/>
  </w:num>
  <w:num w:numId="47">
    <w:abstractNumId w:val="76"/>
  </w:num>
  <w:num w:numId="48">
    <w:abstractNumId w:val="56"/>
  </w:num>
  <w:num w:numId="49">
    <w:abstractNumId w:val="63"/>
  </w:num>
  <w:num w:numId="50">
    <w:abstractNumId w:val="49"/>
  </w:num>
  <w:num w:numId="51">
    <w:abstractNumId w:val="5"/>
  </w:num>
  <w:num w:numId="52">
    <w:abstractNumId w:val="81"/>
  </w:num>
  <w:num w:numId="53">
    <w:abstractNumId w:val="54"/>
  </w:num>
  <w:num w:numId="54">
    <w:abstractNumId w:val="41"/>
  </w:num>
  <w:num w:numId="55">
    <w:abstractNumId w:val="98"/>
  </w:num>
  <w:num w:numId="56">
    <w:abstractNumId w:val="38"/>
  </w:num>
  <w:num w:numId="57">
    <w:abstractNumId w:val="68"/>
  </w:num>
  <w:num w:numId="58">
    <w:abstractNumId w:val="48"/>
  </w:num>
  <w:num w:numId="59">
    <w:abstractNumId w:val="90"/>
  </w:num>
  <w:num w:numId="60">
    <w:abstractNumId w:val="71"/>
  </w:num>
  <w:num w:numId="61">
    <w:abstractNumId w:val="91"/>
  </w:num>
  <w:num w:numId="62">
    <w:abstractNumId w:val="61"/>
  </w:num>
  <w:num w:numId="63">
    <w:abstractNumId w:val="36"/>
  </w:num>
  <w:num w:numId="64">
    <w:abstractNumId w:val="73"/>
  </w:num>
  <w:num w:numId="65">
    <w:abstractNumId w:val="16"/>
  </w:num>
  <w:num w:numId="66">
    <w:abstractNumId w:val="11"/>
  </w:num>
  <w:num w:numId="67">
    <w:abstractNumId w:val="53"/>
  </w:num>
  <w:num w:numId="68">
    <w:abstractNumId w:val="8"/>
  </w:num>
  <w:num w:numId="69">
    <w:abstractNumId w:val="50"/>
  </w:num>
  <w:num w:numId="70">
    <w:abstractNumId w:val="25"/>
  </w:num>
  <w:num w:numId="71">
    <w:abstractNumId w:val="10"/>
  </w:num>
  <w:num w:numId="72">
    <w:abstractNumId w:val="60"/>
  </w:num>
  <w:num w:numId="73">
    <w:abstractNumId w:val="17"/>
  </w:num>
  <w:num w:numId="74">
    <w:abstractNumId w:val="87"/>
  </w:num>
  <w:num w:numId="75">
    <w:abstractNumId w:val="35"/>
  </w:num>
  <w:num w:numId="76">
    <w:abstractNumId w:val="92"/>
  </w:num>
  <w:num w:numId="77">
    <w:abstractNumId w:val="32"/>
  </w:num>
  <w:num w:numId="78">
    <w:abstractNumId w:val="43"/>
  </w:num>
  <w:num w:numId="79">
    <w:abstractNumId w:val="97"/>
  </w:num>
  <w:num w:numId="80">
    <w:abstractNumId w:val="0"/>
  </w:num>
  <w:num w:numId="81">
    <w:abstractNumId w:val="93"/>
  </w:num>
  <w:num w:numId="82">
    <w:abstractNumId w:val="83"/>
  </w:num>
  <w:num w:numId="83">
    <w:abstractNumId w:val="58"/>
  </w:num>
  <w:num w:numId="84">
    <w:abstractNumId w:val="18"/>
  </w:num>
  <w:num w:numId="85">
    <w:abstractNumId w:val="37"/>
  </w:num>
  <w:num w:numId="86">
    <w:abstractNumId w:val="26"/>
  </w:num>
  <w:num w:numId="87">
    <w:abstractNumId w:val="40"/>
  </w:num>
  <w:num w:numId="88">
    <w:abstractNumId w:val="88"/>
  </w:num>
  <w:num w:numId="89">
    <w:abstractNumId w:val="20"/>
  </w:num>
  <w:num w:numId="90">
    <w:abstractNumId w:val="94"/>
  </w:num>
  <w:num w:numId="91">
    <w:abstractNumId w:val="84"/>
  </w:num>
  <w:num w:numId="92">
    <w:abstractNumId w:val="3"/>
  </w:num>
  <w:num w:numId="93">
    <w:abstractNumId w:val="23"/>
  </w:num>
  <w:num w:numId="94">
    <w:abstractNumId w:val="29"/>
  </w:num>
  <w:num w:numId="95">
    <w:abstractNumId w:val="44"/>
  </w:num>
  <w:num w:numId="96">
    <w:abstractNumId w:val="80"/>
  </w:num>
  <w:num w:numId="97">
    <w:abstractNumId w:val="64"/>
  </w:num>
  <w:num w:numId="98">
    <w:abstractNumId w:val="21"/>
  </w:num>
  <w:num w:numId="99">
    <w:abstractNumId w:val="45"/>
  </w:num>
  <w:numIdMacAtCleanup w:val="9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ZICO">
    <w15:presenceInfo w15:providerId="None" w15:userId="ZIC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FR" w:vendorID="64" w:dllVersion="4096" w:nlCheck="1" w:checkStyle="0"/>
  <w:proofState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trackRevision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D1F"/>
    <w:rsid w:val="000815EF"/>
    <w:rsid w:val="001551CA"/>
    <w:rsid w:val="00160DCA"/>
    <w:rsid w:val="001C0C39"/>
    <w:rsid w:val="00291D1F"/>
    <w:rsid w:val="002D3876"/>
    <w:rsid w:val="002E21B9"/>
    <w:rsid w:val="003225C1"/>
    <w:rsid w:val="003F2D5D"/>
    <w:rsid w:val="004A5F07"/>
    <w:rsid w:val="005102F3"/>
    <w:rsid w:val="00521151"/>
    <w:rsid w:val="00566DF5"/>
    <w:rsid w:val="00590923"/>
    <w:rsid w:val="005D2097"/>
    <w:rsid w:val="005E63E5"/>
    <w:rsid w:val="006D5D6C"/>
    <w:rsid w:val="006F3591"/>
    <w:rsid w:val="00700B92"/>
    <w:rsid w:val="0077066E"/>
    <w:rsid w:val="007D00F5"/>
    <w:rsid w:val="00817CAF"/>
    <w:rsid w:val="00823A60"/>
    <w:rsid w:val="00876308"/>
    <w:rsid w:val="008D6720"/>
    <w:rsid w:val="0091116A"/>
    <w:rsid w:val="00927AC4"/>
    <w:rsid w:val="009C4274"/>
    <w:rsid w:val="009D09D0"/>
    <w:rsid w:val="009D3EB8"/>
    <w:rsid w:val="009E4569"/>
    <w:rsid w:val="00AB65FD"/>
    <w:rsid w:val="00B066F9"/>
    <w:rsid w:val="00B61E9F"/>
    <w:rsid w:val="00B75C62"/>
    <w:rsid w:val="00B83B88"/>
    <w:rsid w:val="00D149C2"/>
    <w:rsid w:val="00D154EC"/>
    <w:rsid w:val="00DD34C8"/>
    <w:rsid w:val="00E050AD"/>
    <w:rsid w:val="00E5612F"/>
    <w:rsid w:val="00E71F48"/>
    <w:rsid w:val="00ED08BB"/>
    <w:rsid w:val="00F74A5F"/>
    <w:rsid w:val="00FB52C8"/>
    <w:rsid w:val="00FE7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703A7B"/>
  <w15:docId w15:val="{2CB4FD9F-FC62-47C0-8A29-58508429C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0F5"/>
    <w:pPr>
      <w:spacing w:after="160"/>
    </w:pPr>
  </w:style>
  <w:style w:type="paragraph" w:styleId="Titre1">
    <w:name w:val="heading 1"/>
    <w:basedOn w:val="Normal"/>
    <w:next w:val="Normal"/>
    <w:link w:val="Titre1Car"/>
    <w:uiPriority w:val="9"/>
    <w:qFormat/>
    <w:rsid w:val="008D6720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  <w:pPrChange w:id="0" w:author="ZICO" w:date="2026-02-26T12:18:00Z">
        <w:pPr>
          <w:keepNext/>
          <w:keepLines/>
          <w:spacing w:before="24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C00000"/>
      <w:sz w:val="32"/>
      <w:szCs w:val="32"/>
      <w:rPrChange w:id="0" w:author="ZICO" w:date="2026-02-26T12:18:00Z">
        <w:rPr>
          <w:rFonts w:asciiTheme="majorHAnsi" w:eastAsiaTheme="majorEastAsia" w:hAnsiTheme="majorHAnsi" w:cstheme="majorBidi"/>
          <w:color w:val="C00000"/>
          <w:sz w:val="32"/>
          <w:szCs w:val="32"/>
          <w:lang w:val="fr-FR" w:eastAsia="fr-FR" w:bidi="ar-SA"/>
        </w:rPr>
      </w:rPrChange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E4569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E4569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E4569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9E4569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8496B0" w:themeColor="text2" w:themeTint="99"/>
      <w:sz w:val="26"/>
      <w:u w:val="single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9E4569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9E4569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pPr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Sansinterligne">
    <w:name w:val="No Spacing"/>
    <w:uiPriority w:val="1"/>
    <w:qFormat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8D6720"/>
    <w:rPr>
      <w:rFonts w:asciiTheme="majorHAnsi" w:eastAsiaTheme="majorEastAsia" w:hAnsiTheme="majorHAnsi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9E4569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9E456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9E4569"/>
    <w:rPr>
      <w:rFonts w:ascii="Calibri Light" w:eastAsiaTheme="majorEastAsia" w:hAnsi="Calibri Light" w:cstheme="majorBidi"/>
      <w:b/>
      <w:iCs/>
      <w:color w:val="2F5496" w:themeColor="accent1" w:themeShade="BF"/>
      <w:sz w:val="26"/>
      <w:szCs w:val="22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9E4569"/>
    <w:rPr>
      <w:rFonts w:ascii="Calibri Light" w:eastAsiaTheme="majorEastAsia" w:hAnsi="Calibri Light" w:cstheme="majorBidi"/>
      <w:b/>
      <w:color w:val="8496B0" w:themeColor="text2" w:themeTint="99"/>
      <w:sz w:val="26"/>
      <w:szCs w:val="22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rsid w:val="009E4569"/>
    <w:rPr>
      <w:rFonts w:ascii="Calibri Light" w:eastAsiaTheme="majorEastAsia" w:hAnsi="Calibri Light" w:cstheme="majorBidi"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9E4569"/>
    <w:rPr>
      <w:rFonts w:ascii="Calibri Light" w:eastAsiaTheme="majorEastAsia" w:hAnsi="Calibri Light" w:cstheme="majorBidi"/>
      <w:i/>
      <w:iCs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8Car">
    <w:name w:val="Titre 8 Car"/>
    <w:basedOn w:val="Policepardfaut"/>
    <w:link w:val="Titre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9E4569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kern w:val="28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9E4569"/>
    <w:rPr>
      <w:rFonts w:ascii="Calibri Light" w:eastAsiaTheme="majorEastAsia" w:hAnsi="Calibri Light" w:cstheme="majorBidi"/>
      <w:b/>
      <w:caps/>
      <w:color w:val="323E4F" w:themeColor="text2" w:themeShade="BF"/>
      <w:spacing w:val="-10"/>
      <w:kern w:val="28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ccentuationlgre">
    <w:name w:val="Subtle Emphasis"/>
    <w:basedOn w:val="Policepardfaut"/>
    <w:uiPriority w:val="19"/>
    <w:qFormat/>
    <w:rPr>
      <w:i/>
      <w:iCs/>
      <w:color w:val="808080" w:themeColor="text1" w:themeTint="7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Accentuationintense">
    <w:name w:val="Intense Emphasis"/>
    <w:basedOn w:val="Policepardfaut"/>
    <w:uiPriority w:val="21"/>
    <w:qFormat/>
    <w:rPr>
      <w:b/>
      <w:bCs/>
      <w:i/>
      <w:iCs/>
      <w:color w:val="4472C4" w:themeColor="accent1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9E4569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">
    <w:name w:val="Hyperlink"/>
    <w:basedOn w:val="Policepardfaut"/>
    <w:uiPriority w:val="99"/>
    <w:unhideWhenUsed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Pr>
      <w:rFonts w:ascii="Courier New" w:hAnsi="Courier New" w:cs="Courier New"/>
      <w:sz w:val="21"/>
      <w:szCs w:val="21"/>
    </w:rPr>
  </w:style>
  <w:style w:type="paragraph" w:styleId="Adressedestinataire">
    <w:name w:val="envelope address"/>
    <w:basedOn w:val="Normal"/>
    <w:uiPriority w:val="99"/>
    <w:unhideWhenUsed/>
    <w:pPr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Adresseexpditeur">
    <w:name w:val="envelope return"/>
    <w:basedOn w:val="Normal"/>
    <w:uiPriority w:val="99"/>
    <w:unhideWhenUsed/>
    <w:pPr>
      <w:spacing w:after="0" w:line="240" w:lineRule="auto"/>
    </w:pPr>
    <w:rPr>
      <w:rFonts w:asciiTheme="majorHAnsi" w:eastAsiaTheme="majorEastAsia" w:hAnsiTheme="majorHAnsi" w:cstheme="majorBidi"/>
      <w:sz w:val="20"/>
    </w:r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Policepardfaut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Policepardfaut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Policepardfaut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Policepardfaut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Policepardfaut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Policepardfaut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Policepardfaut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Policepardfaut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Policepardfaut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Policepardfaut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basedOn w:val="Policepardfaut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basedOn w:val="Policepardfaut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basedOn w:val="Policepardfaut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basedOn w:val="Policepardfaut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Policepardfaut"/>
    <w:uiPriority w:val="99"/>
    <w:semiHidden/>
    <w:rPr>
      <w:sz w:val="20"/>
      <w:szCs w:val="20"/>
    </w:rPr>
  </w:style>
  <w:style w:type="character" w:customStyle="1" w:styleId="PlainTextChar">
    <w:name w:val="Plain Text Char"/>
    <w:basedOn w:val="Policepardfaut"/>
    <w:uiPriority w:val="99"/>
    <w:rPr>
      <w:rFonts w:ascii="Courier New" w:hAnsi="Courier New" w:cs="Courier New"/>
      <w:sz w:val="21"/>
      <w:szCs w:val="21"/>
    </w:r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521151"/>
    <w:pPr>
      <w:numPr>
        <w:numId w:val="98"/>
      </w:numPr>
      <w:spacing w:after="100"/>
    </w:pPr>
    <w:rPr>
      <w:rFonts w:ascii="Arial" w:hAnsi="Arial"/>
      <w:b/>
      <w:color w:val="44546A" w:themeColor="text2"/>
      <w:sz w:val="24"/>
    </w:rPr>
  </w:style>
  <w:style w:type="paragraph" w:styleId="TM2">
    <w:name w:val="toc 2"/>
    <w:basedOn w:val="Normal"/>
    <w:next w:val="Normal"/>
    <w:autoRedefine/>
    <w:uiPriority w:val="39"/>
    <w:unhideWhenUsed/>
    <w:rsid w:val="00521151"/>
    <w:pPr>
      <w:spacing w:after="100"/>
      <w:ind w:left="220"/>
    </w:pPr>
    <w:rPr>
      <w:rFonts w:ascii="Arial" w:hAnsi="Arial"/>
      <w:color w:val="4472C4" w:themeColor="accent1"/>
      <w:sz w:val="24"/>
    </w:rPr>
  </w:style>
  <w:style w:type="paragraph" w:styleId="TM3">
    <w:name w:val="toc 3"/>
    <w:basedOn w:val="Normal"/>
    <w:next w:val="Normal"/>
    <w:autoRedefine/>
    <w:uiPriority w:val="39"/>
    <w:unhideWhenUsed/>
    <w:rsid w:val="00521151"/>
    <w:pPr>
      <w:spacing w:after="100"/>
      <w:ind w:left="440"/>
    </w:pPr>
    <w:rPr>
      <w:rFonts w:ascii="Arial" w:hAnsi="Arial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4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7174AB-FB32-4048-B0C3-3582930B8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6</Pages>
  <Words>676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ZICO</cp:lastModifiedBy>
  <cp:revision>25</cp:revision>
  <dcterms:created xsi:type="dcterms:W3CDTF">2022-03-03T01:16:00Z</dcterms:created>
  <dcterms:modified xsi:type="dcterms:W3CDTF">2026-09-12T17:07:00Z</dcterms:modified>
</cp:coreProperties>
</file>